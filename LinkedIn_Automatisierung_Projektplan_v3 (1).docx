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F8E1C" w14:textId="77777777" w:rsidR="00CB633D" w:rsidRDefault="00CB633D"/>
    <w:p w14:paraId="620B8CF4" w14:textId="77777777" w:rsidR="00CB633D" w:rsidRDefault="00CB633D"/>
    <w:p w14:paraId="702B631A" w14:textId="77777777" w:rsidR="00CB633D" w:rsidRDefault="00CB633D"/>
    <w:p w14:paraId="4B85BCF4" w14:textId="77777777" w:rsidR="00CB633D" w:rsidRDefault="00CB633D"/>
    <w:p w14:paraId="64AEB4AE" w14:textId="77777777" w:rsidR="00CB633D" w:rsidRDefault="00CB633D"/>
    <w:p w14:paraId="1D566176" w14:textId="77777777" w:rsidR="00CB633D" w:rsidRPr="006C67AA" w:rsidRDefault="00ED647A">
      <w:pPr>
        <w:jc w:val="center"/>
        <w:rPr>
          <w:lang w:val="de-DE"/>
        </w:rPr>
      </w:pPr>
      <w:r w:rsidRPr="006C67AA">
        <w:rPr>
          <w:b/>
          <w:color w:val="0A66C2"/>
          <w:sz w:val="56"/>
          <w:lang w:val="de-DE"/>
        </w:rPr>
        <w:t>LinkedIn-Automatisierung</w:t>
      </w:r>
    </w:p>
    <w:p w14:paraId="15E5B513" w14:textId="77777777" w:rsidR="00CB633D" w:rsidRPr="006C67AA" w:rsidRDefault="00ED647A">
      <w:pPr>
        <w:jc w:val="center"/>
        <w:rPr>
          <w:lang w:val="de-DE"/>
        </w:rPr>
      </w:pPr>
      <w:r w:rsidRPr="006C67AA">
        <w:rPr>
          <w:color w:val="555555"/>
          <w:sz w:val="32"/>
          <w:lang w:val="de-DE"/>
        </w:rPr>
        <w:t>Projektplan, Machbarkeitsanalyse &amp; Optionen</w:t>
      </w:r>
    </w:p>
    <w:p w14:paraId="28605F23" w14:textId="77777777" w:rsidR="00CB633D" w:rsidRPr="006C67AA" w:rsidRDefault="00CB633D">
      <w:pPr>
        <w:rPr>
          <w:lang w:val="de-DE"/>
        </w:rPr>
      </w:pPr>
    </w:p>
    <w:p w14:paraId="142E9543" w14:textId="77777777" w:rsidR="00CB633D" w:rsidRPr="006C67AA" w:rsidRDefault="00ED647A">
      <w:pPr>
        <w:jc w:val="center"/>
        <w:rPr>
          <w:lang w:val="de-DE"/>
        </w:rPr>
      </w:pPr>
      <w:r w:rsidRPr="006C67AA">
        <w:rPr>
          <w:color w:val="777777"/>
          <w:sz w:val="24"/>
          <w:lang w:val="de-DE"/>
        </w:rPr>
        <w:t>Stand: 18. März 2026 — Version 3.0</w:t>
      </w:r>
    </w:p>
    <w:p w14:paraId="6D9CE457" w14:textId="77777777" w:rsidR="00CB633D" w:rsidRPr="006C67AA" w:rsidRDefault="00CB633D">
      <w:pPr>
        <w:rPr>
          <w:lang w:val="de-DE"/>
        </w:rPr>
      </w:pPr>
    </w:p>
    <w:p w14:paraId="36F0C4A2" w14:textId="77777777" w:rsidR="00CB633D" w:rsidRPr="006C67AA" w:rsidRDefault="00ED647A">
      <w:pPr>
        <w:jc w:val="center"/>
        <w:rPr>
          <w:lang w:val="de-DE"/>
        </w:rPr>
      </w:pPr>
      <w:r w:rsidRPr="006C67AA">
        <w:rPr>
          <w:b/>
          <w:color w:val="CC0000"/>
          <w:lang w:val="de-DE"/>
        </w:rPr>
        <w:t>VERTRAULICH</w:t>
      </w:r>
    </w:p>
    <w:p w14:paraId="4DB44B66" w14:textId="77777777" w:rsidR="00CB633D" w:rsidRPr="006C67AA" w:rsidRDefault="00ED647A">
      <w:pPr>
        <w:rPr>
          <w:lang w:val="de-DE"/>
        </w:rPr>
      </w:pPr>
      <w:r w:rsidRPr="006C67AA">
        <w:rPr>
          <w:lang w:val="de-DE"/>
        </w:rPr>
        <w:br w:type="page"/>
      </w:r>
    </w:p>
    <w:p w14:paraId="18BD6C03" w14:textId="77777777" w:rsidR="00CB633D" w:rsidRPr="006C67AA" w:rsidRDefault="00ED647A">
      <w:pPr>
        <w:pStyle w:val="berschrift1"/>
        <w:rPr>
          <w:lang w:val="de-DE"/>
        </w:rPr>
      </w:pPr>
      <w:r w:rsidRPr="006C67AA">
        <w:rPr>
          <w:lang w:val="de-DE"/>
        </w:rPr>
        <w:lastRenderedPageBreak/>
        <w:t>Inhaltsverzeichnis</w:t>
      </w:r>
    </w:p>
    <w:p w14:paraId="35E56E68" w14:textId="77777777" w:rsidR="00CB633D" w:rsidRPr="006C67AA" w:rsidRDefault="00CB633D">
      <w:pPr>
        <w:pBdr>
          <w:bottom w:val="single" w:sz="6" w:space="1" w:color="0A66C2"/>
        </w:pBdr>
        <w:rPr>
          <w:lang w:val="de-DE"/>
        </w:rPr>
      </w:pPr>
    </w:p>
    <w:p w14:paraId="3DC951EA" w14:textId="77777777" w:rsidR="00CB633D" w:rsidRPr="006C67AA" w:rsidRDefault="00ED647A">
      <w:pPr>
        <w:rPr>
          <w:lang w:val="de-DE"/>
        </w:rPr>
      </w:pPr>
      <w:r w:rsidRPr="006C67AA">
        <w:rPr>
          <w:sz w:val="24"/>
          <w:lang w:val="de-DE"/>
        </w:rPr>
        <w:t>1.  Zusammenfassung</w:t>
      </w:r>
    </w:p>
    <w:p w14:paraId="6F585872" w14:textId="77777777" w:rsidR="00CB633D" w:rsidRPr="006C67AA" w:rsidRDefault="00ED647A">
      <w:pPr>
        <w:rPr>
          <w:lang w:val="de-DE"/>
        </w:rPr>
      </w:pPr>
      <w:r w:rsidRPr="006C67AA">
        <w:rPr>
          <w:sz w:val="24"/>
          <w:lang w:val="de-DE"/>
        </w:rPr>
        <w:t>2.  Zielgruppe und Marktanalyse Deutschland</w:t>
      </w:r>
    </w:p>
    <w:p w14:paraId="2B45F079" w14:textId="77777777" w:rsidR="00CB633D" w:rsidRPr="006C67AA" w:rsidRDefault="00ED647A">
      <w:pPr>
        <w:rPr>
          <w:lang w:val="de-DE"/>
        </w:rPr>
      </w:pPr>
      <w:r w:rsidRPr="006C67AA">
        <w:rPr>
          <w:sz w:val="24"/>
          <w:lang w:val="de-DE"/>
        </w:rPr>
        <w:t>3.  Der Plan im Detail</w:t>
      </w:r>
    </w:p>
    <w:p w14:paraId="35270A87" w14:textId="77777777" w:rsidR="00CB633D" w:rsidRPr="006C67AA" w:rsidRDefault="00ED647A">
      <w:pPr>
        <w:rPr>
          <w:lang w:val="de-DE"/>
        </w:rPr>
      </w:pPr>
      <w:r w:rsidRPr="006C67AA">
        <w:rPr>
          <w:sz w:val="24"/>
          <w:lang w:val="de-DE"/>
        </w:rPr>
        <w:t>4.  Technologie: Welche KI-Modelle wir verwenden</w:t>
      </w:r>
    </w:p>
    <w:p w14:paraId="35CBBC34" w14:textId="77777777" w:rsidR="00CB633D" w:rsidRPr="006C67AA" w:rsidRDefault="00ED647A">
      <w:pPr>
        <w:rPr>
          <w:lang w:val="de-DE"/>
        </w:rPr>
      </w:pPr>
      <w:r w:rsidRPr="006C67AA">
        <w:rPr>
          <w:sz w:val="24"/>
          <w:lang w:val="de-DE"/>
        </w:rPr>
        <w:t>5.  Was die offizielle LinkedIn-API tatsächlich kann (und was nicht)</w:t>
      </w:r>
    </w:p>
    <w:p w14:paraId="63FFE497" w14:textId="77777777" w:rsidR="00CB633D" w:rsidRPr="006C67AA" w:rsidRDefault="00ED647A">
      <w:pPr>
        <w:rPr>
          <w:lang w:val="de-DE"/>
        </w:rPr>
      </w:pPr>
      <w:r w:rsidRPr="006C67AA">
        <w:rPr>
          <w:sz w:val="24"/>
          <w:lang w:val="de-DE"/>
        </w:rPr>
        <w:t>6.  Marktvergleich: Matthias Wald und andere Anbieter</w:t>
      </w:r>
    </w:p>
    <w:p w14:paraId="6AF15C8E" w14:textId="77777777" w:rsidR="00CB633D" w:rsidRPr="006C67AA" w:rsidRDefault="00ED647A">
      <w:pPr>
        <w:rPr>
          <w:lang w:val="de-DE"/>
        </w:rPr>
      </w:pPr>
      <w:r w:rsidRPr="006C67AA">
        <w:rPr>
          <w:sz w:val="24"/>
          <w:lang w:val="de-DE"/>
        </w:rPr>
        <w:t>7.  Drei Optionen zur Auswahl</w:t>
      </w:r>
    </w:p>
    <w:p w14:paraId="48789C69" w14:textId="77777777" w:rsidR="00CB633D" w:rsidRPr="006C67AA" w:rsidRDefault="00ED647A">
      <w:pPr>
        <w:rPr>
          <w:lang w:val="de-DE"/>
        </w:rPr>
      </w:pPr>
      <w:r w:rsidRPr="006C67AA">
        <w:rPr>
          <w:sz w:val="24"/>
          <w:lang w:val="de-DE"/>
        </w:rPr>
        <w:t>8.  Risiken und Herausforderungen</w:t>
      </w:r>
    </w:p>
    <w:p w14:paraId="5615467A" w14:textId="77777777" w:rsidR="00CB633D" w:rsidRPr="006C67AA" w:rsidRDefault="00ED647A">
      <w:pPr>
        <w:rPr>
          <w:lang w:val="de-DE"/>
        </w:rPr>
      </w:pPr>
      <w:r w:rsidRPr="006C67AA">
        <w:rPr>
          <w:sz w:val="24"/>
          <w:lang w:val="de-DE"/>
        </w:rPr>
        <w:t>9.  Gegenmaßnahmen für jedes Risiko</w:t>
      </w:r>
    </w:p>
    <w:p w14:paraId="093DAA76" w14:textId="77777777" w:rsidR="00CB633D" w:rsidRPr="006C67AA" w:rsidRDefault="00ED647A">
      <w:pPr>
        <w:rPr>
          <w:lang w:val="de-DE"/>
        </w:rPr>
      </w:pPr>
      <w:r w:rsidRPr="006C67AA">
        <w:rPr>
          <w:sz w:val="24"/>
          <w:lang w:val="de-DE"/>
        </w:rPr>
        <w:t>10. Verbesserungsvorschläge</w:t>
      </w:r>
    </w:p>
    <w:p w14:paraId="1DC1392D" w14:textId="77777777" w:rsidR="00CB633D" w:rsidRPr="006C67AA" w:rsidRDefault="00ED647A">
      <w:pPr>
        <w:rPr>
          <w:lang w:val="de-DE"/>
        </w:rPr>
      </w:pPr>
      <w:r w:rsidRPr="006C67AA">
        <w:rPr>
          <w:sz w:val="24"/>
          <w:lang w:val="de-DE"/>
        </w:rPr>
        <w:t>11. Kostenvergleich aller Optionen</w:t>
      </w:r>
    </w:p>
    <w:p w14:paraId="18BB31B1" w14:textId="77777777" w:rsidR="00CB633D" w:rsidRPr="006C67AA" w:rsidRDefault="00ED647A">
      <w:pPr>
        <w:rPr>
          <w:lang w:val="de-DE"/>
        </w:rPr>
      </w:pPr>
      <w:r w:rsidRPr="006C67AA">
        <w:rPr>
          <w:sz w:val="24"/>
          <w:lang w:val="de-DE"/>
        </w:rPr>
        <w:t>12. Unsere Empfehlung</w:t>
      </w:r>
    </w:p>
    <w:p w14:paraId="606E0B92" w14:textId="77777777" w:rsidR="00CB633D" w:rsidRPr="006C67AA" w:rsidRDefault="00ED647A">
      <w:pPr>
        <w:rPr>
          <w:lang w:val="de-DE"/>
        </w:rPr>
      </w:pPr>
      <w:r w:rsidRPr="006C67AA">
        <w:rPr>
          <w:sz w:val="24"/>
          <w:lang w:val="de-DE"/>
        </w:rPr>
        <w:t>13. Nächste Schritte &amp; Entscheidung</w:t>
      </w:r>
    </w:p>
    <w:p w14:paraId="78BEC9AF" w14:textId="77777777" w:rsidR="00CB633D" w:rsidRPr="006C67AA" w:rsidRDefault="00ED647A">
      <w:pPr>
        <w:rPr>
          <w:lang w:val="de-DE"/>
        </w:rPr>
      </w:pPr>
      <w:r w:rsidRPr="006C67AA">
        <w:rPr>
          <w:lang w:val="de-DE"/>
        </w:rPr>
        <w:br w:type="page"/>
      </w:r>
    </w:p>
    <w:p w14:paraId="4A4C431F" w14:textId="77777777" w:rsidR="00CB633D" w:rsidRPr="006C67AA" w:rsidRDefault="00ED647A">
      <w:pPr>
        <w:pStyle w:val="berschrift1"/>
        <w:rPr>
          <w:lang w:val="de-DE"/>
        </w:rPr>
      </w:pPr>
      <w:r w:rsidRPr="006C67AA">
        <w:rPr>
          <w:lang w:val="de-DE"/>
        </w:rPr>
        <w:lastRenderedPageBreak/>
        <w:t>1. Zusammenfassung</w:t>
      </w:r>
    </w:p>
    <w:p w14:paraId="6AB7E289" w14:textId="77777777" w:rsidR="00CB633D" w:rsidRPr="006C67AA" w:rsidRDefault="00CB633D">
      <w:pPr>
        <w:pBdr>
          <w:bottom w:val="single" w:sz="6" w:space="1" w:color="0A66C2"/>
        </w:pBdr>
        <w:rPr>
          <w:lang w:val="de-DE"/>
        </w:rPr>
      </w:pPr>
    </w:p>
    <w:p w14:paraId="2B7A9FA7" w14:textId="77777777" w:rsidR="00CB633D" w:rsidRPr="006C67AA" w:rsidRDefault="00ED647A">
      <w:pPr>
        <w:rPr>
          <w:lang w:val="de-DE"/>
        </w:rPr>
      </w:pPr>
      <w:r w:rsidRPr="006C67AA">
        <w:rPr>
          <w:lang w:val="de-DE"/>
        </w:rPr>
        <w:t>Hallo Waleri,</w:t>
      </w:r>
    </w:p>
    <w:p w14:paraId="1A4B8324" w14:textId="77777777" w:rsidR="00CB633D" w:rsidRDefault="00ED647A">
      <w:r w:rsidRPr="006C67AA">
        <w:rPr>
          <w:lang w:val="de-DE"/>
        </w:rPr>
        <w:t xml:space="preserve">dieses Dokument beschreibt den vollständigen Plan für ein LinkedIn-Automatisierungssystem zum Thema „Jobsuchende und Weiterbildung in Deutschland". </w:t>
      </w:r>
      <w:r>
        <w:t>Es enthält:</w:t>
      </w:r>
    </w:p>
    <w:p w14:paraId="5DF2BBC4" w14:textId="77777777" w:rsidR="00CB633D" w:rsidRPr="006C67AA" w:rsidRDefault="00ED647A">
      <w:pPr>
        <w:pStyle w:val="Aufzhlungszeichen"/>
        <w:rPr>
          <w:lang w:val="de-DE"/>
        </w:rPr>
      </w:pPr>
      <w:r w:rsidRPr="006C67AA">
        <w:rPr>
          <w:lang w:val="de-DE"/>
        </w:rPr>
        <w:t>Eine Analyse der deutschen Zielgruppe mit aktuellen Zahlen (Februar 2026)</w:t>
      </w:r>
    </w:p>
    <w:p w14:paraId="441A372E" w14:textId="77777777" w:rsidR="00CB633D" w:rsidRPr="006C67AA" w:rsidRDefault="00ED647A">
      <w:pPr>
        <w:pStyle w:val="Aufzhlungszeichen"/>
        <w:rPr>
          <w:lang w:val="de-DE"/>
        </w:rPr>
      </w:pPr>
      <w:r w:rsidRPr="006C67AA">
        <w:rPr>
          <w:lang w:val="de-DE"/>
        </w:rPr>
        <w:t>Den detaillierten Ablauf — von der Recherche bis zur Veröffentlichung</w:t>
      </w:r>
    </w:p>
    <w:p w14:paraId="3CC3A58B" w14:textId="77777777" w:rsidR="00CB633D" w:rsidRPr="006C67AA" w:rsidRDefault="00ED647A">
      <w:pPr>
        <w:pStyle w:val="Aufzhlungszeichen"/>
        <w:rPr>
          <w:lang w:val="de-DE"/>
        </w:rPr>
      </w:pPr>
      <w:r w:rsidRPr="006C67AA">
        <w:rPr>
          <w:lang w:val="de-DE"/>
        </w:rPr>
        <w:t>Welche KI-Modelle wir verwenden und warum (geprüfte Verfügbarkeit, Stand März 2026)</w:t>
      </w:r>
    </w:p>
    <w:p w14:paraId="38B2AA6D" w14:textId="77777777" w:rsidR="00CB633D" w:rsidRPr="006C67AA" w:rsidRDefault="00ED647A">
      <w:pPr>
        <w:pStyle w:val="Aufzhlungszeichen"/>
        <w:rPr>
          <w:lang w:val="de-DE"/>
        </w:rPr>
      </w:pPr>
      <w:r w:rsidRPr="006C67AA">
        <w:rPr>
          <w:lang w:val="de-DE"/>
        </w:rPr>
        <w:t>Was die offizielle LinkedIn-API tatsächlich erlaubt — und was nicht (ehrlich geprüft)</w:t>
      </w:r>
    </w:p>
    <w:p w14:paraId="3940E4C6" w14:textId="77777777" w:rsidR="00CB633D" w:rsidRPr="006C67AA" w:rsidRDefault="00ED647A">
      <w:pPr>
        <w:pStyle w:val="Aufzhlungszeichen"/>
        <w:rPr>
          <w:lang w:val="de-DE"/>
        </w:rPr>
      </w:pPr>
      <w:r w:rsidRPr="006C67AA">
        <w:rPr>
          <w:lang w:val="de-DE"/>
        </w:rPr>
        <w:t>Was Matthias Wald und andere Anbieter tun — und was sie wirklich verkaufen</w:t>
      </w:r>
    </w:p>
    <w:p w14:paraId="09955D38" w14:textId="77777777" w:rsidR="00CB633D" w:rsidRPr="006C67AA" w:rsidRDefault="00ED647A">
      <w:pPr>
        <w:pStyle w:val="Aufzhlungszeichen"/>
        <w:rPr>
          <w:lang w:val="de-DE"/>
        </w:rPr>
      </w:pPr>
      <w:r w:rsidRPr="006C67AA">
        <w:rPr>
          <w:lang w:val="de-DE"/>
        </w:rPr>
        <w:t>Drei konkrete Optionen zur Auswahl — mit ehrlichen Vor- und Nachteilen</w:t>
      </w:r>
    </w:p>
    <w:p w14:paraId="4225E64A" w14:textId="77777777" w:rsidR="00CB633D" w:rsidRDefault="00ED647A">
      <w:pPr>
        <w:pStyle w:val="Aufzhlungszeichen"/>
      </w:pPr>
      <w:r>
        <w:t>Alle Risiken mit konkreten Gegenmaßnahmen</w:t>
      </w:r>
    </w:p>
    <w:p w14:paraId="43008085" w14:textId="77777777" w:rsidR="00CB633D" w:rsidRDefault="00ED647A">
      <w:pPr>
        <w:pStyle w:val="Aufzhlungszeichen"/>
      </w:pPr>
      <w:r>
        <w:t>Einen transparenten Kostenvergleich</w:t>
      </w:r>
    </w:p>
    <w:p w14:paraId="054F4DC7" w14:textId="77777777" w:rsidR="00CB633D" w:rsidRDefault="00ED647A">
      <w:pPr>
        <w:pStyle w:val="Aufzhlungszeichen"/>
      </w:pPr>
      <w:r>
        <w:t>Unsere klare Empfehlung mit Begründung</w:t>
      </w:r>
    </w:p>
    <w:p w14:paraId="4E678E81" w14:textId="77777777" w:rsidR="00CB633D" w:rsidRPr="006C67AA" w:rsidRDefault="00ED647A">
      <w:pPr>
        <w:rPr>
          <w:lang w:val="de-DE"/>
        </w:rPr>
      </w:pPr>
      <w:r w:rsidRPr="006C67AA">
        <w:rPr>
          <w:lang w:val="de-DE"/>
        </w:rPr>
        <w:t>Alle Angaben basieren auf öffentlich zugänglichen, verifizierten Quellen (Stand: März 2026). Wo Schätzungen verwendet werden, ist dies klar gekennzeichnet.</w:t>
      </w:r>
    </w:p>
    <w:p w14:paraId="75D2C214" w14:textId="77777777" w:rsidR="00CB633D" w:rsidRPr="006C67AA" w:rsidRDefault="00ED647A">
      <w:pPr>
        <w:rPr>
          <w:lang w:val="de-DE"/>
        </w:rPr>
      </w:pPr>
      <w:r w:rsidRPr="006C67AA">
        <w:rPr>
          <w:lang w:val="de-DE"/>
        </w:rPr>
        <w:br w:type="page"/>
      </w:r>
    </w:p>
    <w:p w14:paraId="316C6397" w14:textId="77777777" w:rsidR="00CB633D" w:rsidRPr="006C67AA" w:rsidRDefault="00ED647A">
      <w:pPr>
        <w:pStyle w:val="berschrift1"/>
        <w:rPr>
          <w:lang w:val="de-DE"/>
        </w:rPr>
      </w:pPr>
      <w:r w:rsidRPr="006C67AA">
        <w:rPr>
          <w:lang w:val="de-DE"/>
        </w:rPr>
        <w:lastRenderedPageBreak/>
        <w:t>2. Zielgruppe und Marktanalyse Deutschland</w:t>
      </w:r>
    </w:p>
    <w:p w14:paraId="2635681B" w14:textId="77777777" w:rsidR="00CB633D" w:rsidRPr="006C67AA" w:rsidRDefault="00CB633D">
      <w:pPr>
        <w:pBdr>
          <w:bottom w:val="single" w:sz="6" w:space="1" w:color="0A66C2"/>
        </w:pBdr>
        <w:rPr>
          <w:lang w:val="de-DE"/>
        </w:rPr>
      </w:pPr>
    </w:p>
    <w:p w14:paraId="69E79BE3" w14:textId="77777777" w:rsidR="00CB633D" w:rsidRPr="006C67AA" w:rsidRDefault="00ED647A">
      <w:pPr>
        <w:pStyle w:val="berschrift2"/>
        <w:rPr>
          <w:lang w:val="de-DE"/>
        </w:rPr>
      </w:pPr>
      <w:r w:rsidRPr="006C67AA">
        <w:rPr>
          <w:lang w:val="de-DE"/>
        </w:rPr>
        <w:t>Aktuelle Zahlen: Arbeitsmarkt Deutschland (Februar 2026)</w:t>
      </w:r>
    </w:p>
    <w:p w14:paraId="755449A0" w14:textId="77777777" w:rsidR="00CB633D" w:rsidRPr="006C67AA" w:rsidRDefault="00ED647A">
      <w:pPr>
        <w:rPr>
          <w:lang w:val="de-DE"/>
        </w:rPr>
      </w:pPr>
      <w:r w:rsidRPr="006C67AA">
        <w:rPr>
          <w:lang w:val="de-DE"/>
        </w:rPr>
        <w:t>Die folgenden Daten stammen von der Bundesagentur für Arbeit (statistik.arbeitsagentur.de), abgerufen im März 2026:</w:t>
      </w:r>
    </w:p>
    <w:tbl>
      <w:tblPr>
        <w:tblStyle w:val="Tabellenraster"/>
        <w:tblW w:w="0" w:type="auto"/>
        <w:jc w:val="center"/>
        <w:tblLook w:val="04A0" w:firstRow="1" w:lastRow="0" w:firstColumn="1" w:lastColumn="0" w:noHBand="0" w:noVBand="1"/>
      </w:tblPr>
      <w:tblGrid>
        <w:gridCol w:w="2880"/>
        <w:gridCol w:w="2880"/>
        <w:gridCol w:w="2880"/>
      </w:tblGrid>
      <w:tr w:rsidR="00CB633D" w14:paraId="3285AEDC" w14:textId="77777777">
        <w:trPr>
          <w:jc w:val="center"/>
        </w:trPr>
        <w:tc>
          <w:tcPr>
            <w:tcW w:w="2880" w:type="dxa"/>
            <w:shd w:val="clear" w:color="auto" w:fill="0A66C2"/>
          </w:tcPr>
          <w:p w14:paraId="3D996A20" w14:textId="77777777" w:rsidR="00CB633D" w:rsidRDefault="00ED647A">
            <w:r>
              <w:rPr>
                <w:b/>
                <w:color w:val="FFFFFF"/>
                <w:sz w:val="20"/>
              </w:rPr>
              <w:t>Kennzahl</w:t>
            </w:r>
          </w:p>
        </w:tc>
        <w:tc>
          <w:tcPr>
            <w:tcW w:w="2880" w:type="dxa"/>
            <w:shd w:val="clear" w:color="auto" w:fill="0A66C2"/>
          </w:tcPr>
          <w:p w14:paraId="41890FC9" w14:textId="77777777" w:rsidR="00CB633D" w:rsidRDefault="00ED647A">
            <w:r>
              <w:rPr>
                <w:b/>
                <w:color w:val="FFFFFF"/>
                <w:sz w:val="20"/>
              </w:rPr>
              <w:t>Wert (Feb. 2026)</w:t>
            </w:r>
          </w:p>
        </w:tc>
        <w:tc>
          <w:tcPr>
            <w:tcW w:w="2880" w:type="dxa"/>
            <w:shd w:val="clear" w:color="auto" w:fill="0A66C2"/>
          </w:tcPr>
          <w:p w14:paraId="422F7AC5" w14:textId="77777777" w:rsidR="00CB633D" w:rsidRDefault="00ED647A">
            <w:r>
              <w:rPr>
                <w:b/>
                <w:color w:val="FFFFFF"/>
                <w:sz w:val="20"/>
              </w:rPr>
              <w:t>Veränderung zum Vorjahr</w:t>
            </w:r>
          </w:p>
        </w:tc>
      </w:tr>
      <w:tr w:rsidR="00CB633D" w14:paraId="697E6235" w14:textId="77777777">
        <w:trPr>
          <w:jc w:val="center"/>
        </w:trPr>
        <w:tc>
          <w:tcPr>
            <w:tcW w:w="2880" w:type="dxa"/>
          </w:tcPr>
          <w:p w14:paraId="4D91F8DA" w14:textId="77777777" w:rsidR="00CB633D" w:rsidRDefault="00ED647A">
            <w:r>
              <w:rPr>
                <w:b/>
                <w:sz w:val="20"/>
              </w:rPr>
              <w:t>Arbeitslose</w:t>
            </w:r>
          </w:p>
        </w:tc>
        <w:tc>
          <w:tcPr>
            <w:tcW w:w="2880" w:type="dxa"/>
          </w:tcPr>
          <w:p w14:paraId="74048F3F" w14:textId="77777777" w:rsidR="00CB633D" w:rsidRDefault="00ED647A">
            <w:r>
              <w:rPr>
                <w:sz w:val="20"/>
              </w:rPr>
              <w:t>3.069.940</w:t>
            </w:r>
          </w:p>
        </w:tc>
        <w:tc>
          <w:tcPr>
            <w:tcW w:w="2880" w:type="dxa"/>
          </w:tcPr>
          <w:p w14:paraId="6DF84BBC" w14:textId="77777777" w:rsidR="00CB633D" w:rsidRDefault="00ED647A">
            <w:r>
              <w:rPr>
                <w:sz w:val="20"/>
              </w:rPr>
              <w:t>+80.720 (+2,7%)</w:t>
            </w:r>
          </w:p>
        </w:tc>
      </w:tr>
      <w:tr w:rsidR="00CB633D" w14:paraId="1B2E90A6" w14:textId="77777777">
        <w:trPr>
          <w:jc w:val="center"/>
        </w:trPr>
        <w:tc>
          <w:tcPr>
            <w:tcW w:w="2880" w:type="dxa"/>
          </w:tcPr>
          <w:p w14:paraId="308A6F49" w14:textId="77777777" w:rsidR="00CB633D" w:rsidRDefault="00ED647A">
            <w:r>
              <w:rPr>
                <w:b/>
                <w:sz w:val="20"/>
              </w:rPr>
              <w:t>Arbeitslosenquote</w:t>
            </w:r>
          </w:p>
        </w:tc>
        <w:tc>
          <w:tcPr>
            <w:tcW w:w="2880" w:type="dxa"/>
          </w:tcPr>
          <w:p w14:paraId="49DC09CD" w14:textId="77777777" w:rsidR="00CB633D" w:rsidRDefault="00ED647A">
            <w:r>
              <w:rPr>
                <w:sz w:val="20"/>
              </w:rPr>
              <w:t>6,5%</w:t>
            </w:r>
          </w:p>
        </w:tc>
        <w:tc>
          <w:tcPr>
            <w:tcW w:w="2880" w:type="dxa"/>
          </w:tcPr>
          <w:p w14:paraId="1970E5DA" w14:textId="77777777" w:rsidR="00CB633D" w:rsidRDefault="00ED647A">
            <w:r>
              <w:rPr>
                <w:sz w:val="20"/>
              </w:rPr>
              <w:t>+0,2 Prozentpunkte</w:t>
            </w:r>
          </w:p>
        </w:tc>
      </w:tr>
      <w:tr w:rsidR="00CB633D" w14:paraId="4ED0BDEB" w14:textId="77777777">
        <w:trPr>
          <w:jc w:val="center"/>
        </w:trPr>
        <w:tc>
          <w:tcPr>
            <w:tcW w:w="2880" w:type="dxa"/>
          </w:tcPr>
          <w:p w14:paraId="646FE979" w14:textId="77777777" w:rsidR="00CB633D" w:rsidRDefault="00ED647A">
            <w:r>
              <w:rPr>
                <w:b/>
                <w:sz w:val="20"/>
              </w:rPr>
              <w:t>Unterbeschäftigung</w:t>
            </w:r>
            <w:r>
              <w:rPr>
                <w:b/>
                <w:sz w:val="20"/>
              </w:rPr>
              <w:br/>
              <w:t>(ohne Kurzarbeit)</w:t>
            </w:r>
          </w:p>
        </w:tc>
        <w:tc>
          <w:tcPr>
            <w:tcW w:w="2880" w:type="dxa"/>
          </w:tcPr>
          <w:p w14:paraId="345CB780" w14:textId="77777777" w:rsidR="00CB633D" w:rsidRDefault="00ED647A">
            <w:r>
              <w:rPr>
                <w:sz w:val="20"/>
              </w:rPr>
              <w:t>3.724.200</w:t>
            </w:r>
          </w:p>
        </w:tc>
        <w:tc>
          <w:tcPr>
            <w:tcW w:w="2880" w:type="dxa"/>
          </w:tcPr>
          <w:p w14:paraId="63F87C98" w14:textId="77777777" w:rsidR="00CB633D" w:rsidRDefault="00ED647A">
            <w:r>
              <w:rPr>
                <w:sz w:val="20"/>
              </w:rPr>
              <w:t>-3.550 (-0,1%)</w:t>
            </w:r>
          </w:p>
        </w:tc>
      </w:tr>
      <w:tr w:rsidR="00CB633D" w14:paraId="530FEAF8" w14:textId="77777777">
        <w:trPr>
          <w:jc w:val="center"/>
        </w:trPr>
        <w:tc>
          <w:tcPr>
            <w:tcW w:w="2880" w:type="dxa"/>
          </w:tcPr>
          <w:p w14:paraId="3912AD06" w14:textId="77777777" w:rsidR="00CB633D" w:rsidRDefault="00ED647A">
            <w:r>
              <w:rPr>
                <w:b/>
                <w:sz w:val="20"/>
              </w:rPr>
              <w:t>Gemeldete Arbeitsstellen</w:t>
            </w:r>
          </w:p>
        </w:tc>
        <w:tc>
          <w:tcPr>
            <w:tcW w:w="2880" w:type="dxa"/>
          </w:tcPr>
          <w:p w14:paraId="1C84920E" w14:textId="77777777" w:rsidR="00CB633D" w:rsidRDefault="00ED647A">
            <w:r>
              <w:rPr>
                <w:sz w:val="20"/>
              </w:rPr>
              <w:t>637.560</w:t>
            </w:r>
          </w:p>
        </w:tc>
        <w:tc>
          <w:tcPr>
            <w:tcW w:w="2880" w:type="dxa"/>
          </w:tcPr>
          <w:p w14:paraId="24E3D284" w14:textId="77777777" w:rsidR="00CB633D" w:rsidRDefault="00ED647A">
            <w:r>
              <w:rPr>
                <w:sz w:val="20"/>
              </w:rPr>
              <w:t>-1.390 (-0,2%)</w:t>
            </w:r>
          </w:p>
        </w:tc>
      </w:tr>
      <w:tr w:rsidR="00CB633D" w14:paraId="76293B71" w14:textId="77777777">
        <w:trPr>
          <w:jc w:val="center"/>
        </w:trPr>
        <w:tc>
          <w:tcPr>
            <w:tcW w:w="2880" w:type="dxa"/>
          </w:tcPr>
          <w:p w14:paraId="24B5FDD8" w14:textId="77777777" w:rsidR="00CB633D" w:rsidRPr="006C67AA" w:rsidRDefault="00ED647A">
            <w:pPr>
              <w:rPr>
                <w:lang w:val="de-DE"/>
              </w:rPr>
            </w:pPr>
            <w:r w:rsidRPr="006C67AA">
              <w:rPr>
                <w:b/>
                <w:sz w:val="20"/>
                <w:lang w:val="de-DE"/>
              </w:rPr>
              <w:t>Teilnehmende an arbeitsmarkt-</w:t>
            </w:r>
            <w:r w:rsidRPr="006C67AA">
              <w:rPr>
                <w:b/>
                <w:sz w:val="20"/>
                <w:lang w:val="de-DE"/>
              </w:rPr>
              <w:br/>
              <w:t>politischen Maßnahmen</w:t>
            </w:r>
          </w:p>
        </w:tc>
        <w:tc>
          <w:tcPr>
            <w:tcW w:w="2880" w:type="dxa"/>
          </w:tcPr>
          <w:p w14:paraId="74D80176" w14:textId="77777777" w:rsidR="00CB633D" w:rsidRDefault="00ED647A">
            <w:r>
              <w:rPr>
                <w:sz w:val="20"/>
              </w:rPr>
              <w:t>732.490</w:t>
            </w:r>
            <w:r>
              <w:rPr>
                <w:sz w:val="20"/>
              </w:rPr>
              <w:br/>
              <w:t>(Nov. 2025)</w:t>
            </w:r>
          </w:p>
        </w:tc>
        <w:tc>
          <w:tcPr>
            <w:tcW w:w="2880" w:type="dxa"/>
          </w:tcPr>
          <w:p w14:paraId="1DBCFC56" w14:textId="77777777" w:rsidR="00CB633D" w:rsidRDefault="00ED647A">
            <w:r>
              <w:rPr>
                <w:sz w:val="20"/>
              </w:rPr>
              <w:t>-18.500 (-2,5%)</w:t>
            </w:r>
          </w:p>
        </w:tc>
      </w:tr>
      <w:tr w:rsidR="00CB633D" w14:paraId="23374EB0" w14:textId="77777777">
        <w:trPr>
          <w:jc w:val="center"/>
        </w:trPr>
        <w:tc>
          <w:tcPr>
            <w:tcW w:w="2880" w:type="dxa"/>
          </w:tcPr>
          <w:p w14:paraId="26DA53D7" w14:textId="77777777" w:rsidR="00CB633D" w:rsidRDefault="00ED647A">
            <w:r>
              <w:rPr>
                <w:b/>
                <w:sz w:val="20"/>
              </w:rPr>
              <w:t>Sozialversicherungspflichtig</w:t>
            </w:r>
            <w:r>
              <w:rPr>
                <w:b/>
                <w:sz w:val="20"/>
              </w:rPr>
              <w:br/>
              <w:t>Beschäftigte</w:t>
            </w:r>
          </w:p>
        </w:tc>
        <w:tc>
          <w:tcPr>
            <w:tcW w:w="2880" w:type="dxa"/>
          </w:tcPr>
          <w:p w14:paraId="20CF2743" w14:textId="77777777" w:rsidR="00CB633D" w:rsidRDefault="00ED647A">
            <w:r>
              <w:rPr>
                <w:sz w:val="20"/>
              </w:rPr>
              <w:t>34.917.520</w:t>
            </w:r>
            <w:r>
              <w:rPr>
                <w:sz w:val="20"/>
              </w:rPr>
              <w:br/>
              <w:t>(Aug. 2025)</w:t>
            </w:r>
          </w:p>
        </w:tc>
        <w:tc>
          <w:tcPr>
            <w:tcW w:w="2880" w:type="dxa"/>
          </w:tcPr>
          <w:p w14:paraId="46220C1B" w14:textId="77777777" w:rsidR="00CB633D" w:rsidRDefault="00ED647A">
            <w:r>
              <w:rPr>
                <w:sz w:val="20"/>
              </w:rPr>
              <w:t>-460 (stabil)</w:t>
            </w:r>
          </w:p>
        </w:tc>
      </w:tr>
      <w:tr w:rsidR="00CB633D" w14:paraId="34ED1394" w14:textId="77777777">
        <w:trPr>
          <w:jc w:val="center"/>
        </w:trPr>
        <w:tc>
          <w:tcPr>
            <w:tcW w:w="2880" w:type="dxa"/>
          </w:tcPr>
          <w:p w14:paraId="1BD2787A" w14:textId="77777777" w:rsidR="00CB633D" w:rsidRDefault="00ED647A">
            <w:r>
              <w:rPr>
                <w:b/>
                <w:sz w:val="20"/>
              </w:rPr>
              <w:t>Regelleistungsberechtigte</w:t>
            </w:r>
            <w:r>
              <w:rPr>
                <w:b/>
                <w:sz w:val="20"/>
              </w:rPr>
              <w:br/>
              <w:t>(SGB II / Bürgergeld)</w:t>
            </w:r>
          </w:p>
        </w:tc>
        <w:tc>
          <w:tcPr>
            <w:tcW w:w="2880" w:type="dxa"/>
          </w:tcPr>
          <w:p w14:paraId="74649F2F" w14:textId="77777777" w:rsidR="00CB633D" w:rsidRDefault="00ED647A">
            <w:r>
              <w:rPr>
                <w:sz w:val="20"/>
              </w:rPr>
              <w:t>5.181.970</w:t>
            </w:r>
          </w:p>
        </w:tc>
        <w:tc>
          <w:tcPr>
            <w:tcW w:w="2880" w:type="dxa"/>
          </w:tcPr>
          <w:p w14:paraId="533BB71F" w14:textId="77777777" w:rsidR="00CB633D" w:rsidRDefault="00ED647A">
            <w:r>
              <w:rPr>
                <w:sz w:val="20"/>
              </w:rPr>
              <w:t>-244.140 (-4,5%)</w:t>
            </w:r>
          </w:p>
        </w:tc>
      </w:tr>
    </w:tbl>
    <w:p w14:paraId="0614DD26" w14:textId="77777777" w:rsidR="00CB633D" w:rsidRDefault="00CB633D"/>
    <w:p w14:paraId="6974C01C" w14:textId="77777777" w:rsidR="00CB633D" w:rsidRPr="006C67AA" w:rsidRDefault="00ED647A">
      <w:pPr>
        <w:rPr>
          <w:lang w:val="de-DE"/>
        </w:rPr>
      </w:pPr>
      <w:r w:rsidRPr="006C67AA">
        <w:rPr>
          <w:lang w:val="de-DE"/>
        </w:rPr>
        <w:t>Quelle: Bundesagentur für Arbeit, Statistik, Monatsbericht Februar 2026. Alle Werte vorläufig hochgerechnet.</w:t>
      </w:r>
    </w:p>
    <w:p w14:paraId="3EFAF30D" w14:textId="77777777" w:rsidR="00CB633D" w:rsidRPr="006C67AA" w:rsidRDefault="00ED647A">
      <w:pPr>
        <w:pStyle w:val="berschrift2"/>
        <w:rPr>
          <w:lang w:val="de-DE"/>
        </w:rPr>
      </w:pPr>
      <w:r w:rsidRPr="006C67AA">
        <w:rPr>
          <w:lang w:val="de-DE"/>
        </w:rPr>
        <w:t>Was bedeutet das für dieses Projekt?</w:t>
      </w:r>
    </w:p>
    <w:p w14:paraId="3C4AFD62" w14:textId="77777777" w:rsidR="00CB633D" w:rsidRPr="006C67AA" w:rsidRDefault="00ED647A">
      <w:pPr>
        <w:rPr>
          <w:lang w:val="de-DE"/>
        </w:rPr>
      </w:pPr>
      <w:r w:rsidRPr="006C67AA">
        <w:rPr>
          <w:lang w:val="de-DE"/>
        </w:rPr>
        <w:t>Über 3 Millionen Menschen in Deutschland sind aktuell arbeitslos. Dazu kommen 3,7 Millionen in Unterbeschäftigung und über 730.000 in Weiterbildungsmaßnahmen. Das ergibt eine Zielgruppe von mehreren Millionen Menschen, die aktiv nach beruflicher Orientierung, Weiterbildung und neuen Karrierewegen suchen.</w:t>
      </w:r>
    </w:p>
    <w:p w14:paraId="23E77344" w14:textId="77777777" w:rsidR="00CB633D" w:rsidRPr="006C67AA" w:rsidRDefault="00ED647A">
      <w:pPr>
        <w:rPr>
          <w:lang w:val="de-DE"/>
        </w:rPr>
      </w:pPr>
      <w:r w:rsidRPr="006C67AA">
        <w:rPr>
          <w:lang w:val="de-DE"/>
        </w:rPr>
        <w:t>LinkedIn hat in der DACH-Region (Deutschland, Österreich, Schweiz) schätzungsweise 20-22 Millionen Mitglieder (Schätzung basierend auf LinkedIn-Eigenangaben aus 2024; eine exakte aktuelle Zahl für März 2026 liegt nicht vor). Der deutschsprachige Raum ist einer der am schnellsten wachsenden Märkte der Plattform.</w:t>
      </w:r>
    </w:p>
    <w:p w14:paraId="013DC94E" w14:textId="77777777" w:rsidR="00CB633D" w:rsidRPr="006C67AA" w:rsidRDefault="00ED647A">
      <w:pPr>
        <w:pStyle w:val="berschrift2"/>
        <w:rPr>
          <w:lang w:val="de-DE"/>
        </w:rPr>
      </w:pPr>
      <w:r w:rsidRPr="006C67AA">
        <w:rPr>
          <w:lang w:val="de-DE"/>
        </w:rPr>
        <w:t>Wer genau ist die Zielgruppe?</w:t>
      </w:r>
    </w:p>
    <w:tbl>
      <w:tblPr>
        <w:tblStyle w:val="Tabellenraster"/>
        <w:tblW w:w="0" w:type="auto"/>
        <w:jc w:val="center"/>
        <w:tblLook w:val="04A0" w:firstRow="1" w:lastRow="0" w:firstColumn="1" w:lastColumn="0" w:noHBand="0" w:noVBand="1"/>
      </w:tblPr>
      <w:tblGrid>
        <w:gridCol w:w="2880"/>
        <w:gridCol w:w="2880"/>
        <w:gridCol w:w="2880"/>
      </w:tblGrid>
      <w:tr w:rsidR="00CB633D" w14:paraId="2A968FCE" w14:textId="77777777">
        <w:trPr>
          <w:jc w:val="center"/>
        </w:trPr>
        <w:tc>
          <w:tcPr>
            <w:tcW w:w="2880" w:type="dxa"/>
            <w:shd w:val="clear" w:color="auto" w:fill="0A66C2"/>
          </w:tcPr>
          <w:p w14:paraId="3A606165" w14:textId="77777777" w:rsidR="00CB633D" w:rsidRDefault="00ED647A">
            <w:r>
              <w:rPr>
                <w:b/>
                <w:color w:val="FFFFFF"/>
                <w:sz w:val="20"/>
              </w:rPr>
              <w:t>Zielgruppe</w:t>
            </w:r>
          </w:p>
        </w:tc>
        <w:tc>
          <w:tcPr>
            <w:tcW w:w="2880" w:type="dxa"/>
            <w:shd w:val="clear" w:color="auto" w:fill="0A66C2"/>
          </w:tcPr>
          <w:p w14:paraId="1E85320B" w14:textId="77777777" w:rsidR="00CB633D" w:rsidRDefault="00ED647A">
            <w:r>
              <w:rPr>
                <w:b/>
                <w:color w:val="FFFFFF"/>
                <w:sz w:val="20"/>
              </w:rPr>
              <w:t>Beschreibung</w:t>
            </w:r>
          </w:p>
        </w:tc>
        <w:tc>
          <w:tcPr>
            <w:tcW w:w="2880" w:type="dxa"/>
            <w:shd w:val="clear" w:color="auto" w:fill="0A66C2"/>
          </w:tcPr>
          <w:p w14:paraId="76DD8079" w14:textId="77777777" w:rsidR="00CB633D" w:rsidRDefault="00ED647A">
            <w:r>
              <w:rPr>
                <w:b/>
                <w:color w:val="FFFFFF"/>
                <w:sz w:val="20"/>
              </w:rPr>
              <w:t>Relevanz</w:t>
            </w:r>
          </w:p>
        </w:tc>
      </w:tr>
      <w:tr w:rsidR="00CB633D" w14:paraId="60DD73E9" w14:textId="77777777">
        <w:trPr>
          <w:jc w:val="center"/>
        </w:trPr>
        <w:tc>
          <w:tcPr>
            <w:tcW w:w="2880" w:type="dxa"/>
          </w:tcPr>
          <w:p w14:paraId="6D179066" w14:textId="77777777" w:rsidR="00CB633D" w:rsidRDefault="00ED647A">
            <w:r>
              <w:rPr>
                <w:b/>
                <w:sz w:val="20"/>
              </w:rPr>
              <w:t>Jobsuchende</w:t>
            </w:r>
          </w:p>
        </w:tc>
        <w:tc>
          <w:tcPr>
            <w:tcW w:w="2880" w:type="dxa"/>
          </w:tcPr>
          <w:p w14:paraId="3C0B8C98" w14:textId="77777777" w:rsidR="00CB633D" w:rsidRPr="006C67AA" w:rsidRDefault="00ED647A">
            <w:pPr>
              <w:rPr>
                <w:lang w:val="de-DE"/>
              </w:rPr>
            </w:pPr>
            <w:r w:rsidRPr="006C67AA">
              <w:rPr>
                <w:sz w:val="20"/>
                <w:lang w:val="de-DE"/>
              </w:rPr>
              <w:t>Menschen, die aktiv eine neue</w:t>
            </w:r>
            <w:r w:rsidRPr="006C67AA">
              <w:rPr>
                <w:sz w:val="20"/>
                <w:lang w:val="de-DE"/>
              </w:rPr>
              <w:br/>
              <w:t>Stelle suchen (ca. 3 Mio.)</w:t>
            </w:r>
          </w:p>
        </w:tc>
        <w:tc>
          <w:tcPr>
            <w:tcW w:w="2880" w:type="dxa"/>
          </w:tcPr>
          <w:p w14:paraId="221D80A8" w14:textId="77777777" w:rsidR="00CB633D" w:rsidRDefault="00ED647A">
            <w:r>
              <w:rPr>
                <w:sz w:val="20"/>
              </w:rPr>
              <w:t>Sehr hoch</w:t>
            </w:r>
          </w:p>
        </w:tc>
      </w:tr>
      <w:tr w:rsidR="00CB633D" w14:paraId="7CDE4B79" w14:textId="77777777">
        <w:trPr>
          <w:jc w:val="center"/>
        </w:trPr>
        <w:tc>
          <w:tcPr>
            <w:tcW w:w="2880" w:type="dxa"/>
          </w:tcPr>
          <w:p w14:paraId="2AB4AB68" w14:textId="77777777" w:rsidR="00CB633D" w:rsidRDefault="00ED647A">
            <w:r>
              <w:rPr>
                <w:b/>
                <w:sz w:val="20"/>
              </w:rPr>
              <w:t>Weiterbildungs-</w:t>
            </w:r>
            <w:r>
              <w:rPr>
                <w:b/>
                <w:sz w:val="20"/>
              </w:rPr>
              <w:br/>
            </w:r>
            <w:r>
              <w:rPr>
                <w:b/>
                <w:sz w:val="20"/>
              </w:rPr>
              <w:lastRenderedPageBreak/>
              <w:t>interessierte</w:t>
            </w:r>
          </w:p>
        </w:tc>
        <w:tc>
          <w:tcPr>
            <w:tcW w:w="2880" w:type="dxa"/>
          </w:tcPr>
          <w:p w14:paraId="70206EA0" w14:textId="77777777" w:rsidR="00CB633D" w:rsidRPr="006C67AA" w:rsidRDefault="00ED647A">
            <w:pPr>
              <w:rPr>
                <w:lang w:val="de-DE"/>
              </w:rPr>
            </w:pPr>
            <w:r w:rsidRPr="006C67AA">
              <w:rPr>
                <w:sz w:val="20"/>
                <w:lang w:val="de-DE"/>
              </w:rPr>
              <w:lastRenderedPageBreak/>
              <w:t>Fachkräfte, die sich beruflich</w:t>
            </w:r>
            <w:r w:rsidRPr="006C67AA">
              <w:rPr>
                <w:sz w:val="20"/>
                <w:lang w:val="de-DE"/>
              </w:rPr>
              <w:br/>
            </w:r>
            <w:r w:rsidRPr="006C67AA">
              <w:rPr>
                <w:sz w:val="20"/>
                <w:lang w:val="de-DE"/>
              </w:rPr>
              <w:lastRenderedPageBreak/>
              <w:t>weiterentwickeln wollen</w:t>
            </w:r>
          </w:p>
        </w:tc>
        <w:tc>
          <w:tcPr>
            <w:tcW w:w="2880" w:type="dxa"/>
          </w:tcPr>
          <w:p w14:paraId="2740D2A8" w14:textId="77777777" w:rsidR="00CB633D" w:rsidRDefault="00ED647A">
            <w:r>
              <w:rPr>
                <w:sz w:val="20"/>
              </w:rPr>
              <w:lastRenderedPageBreak/>
              <w:t>Hoch</w:t>
            </w:r>
          </w:p>
        </w:tc>
      </w:tr>
      <w:tr w:rsidR="00CB633D" w14:paraId="77112ED6" w14:textId="77777777">
        <w:trPr>
          <w:jc w:val="center"/>
        </w:trPr>
        <w:tc>
          <w:tcPr>
            <w:tcW w:w="2880" w:type="dxa"/>
          </w:tcPr>
          <w:p w14:paraId="770255FE" w14:textId="77777777" w:rsidR="00CB633D" w:rsidRDefault="00ED647A">
            <w:r>
              <w:rPr>
                <w:b/>
                <w:sz w:val="20"/>
              </w:rPr>
              <w:t>HR-Manager &amp;</w:t>
            </w:r>
            <w:r>
              <w:rPr>
                <w:b/>
                <w:sz w:val="20"/>
              </w:rPr>
              <w:br/>
              <w:t>Personaler</w:t>
            </w:r>
          </w:p>
        </w:tc>
        <w:tc>
          <w:tcPr>
            <w:tcW w:w="2880" w:type="dxa"/>
          </w:tcPr>
          <w:p w14:paraId="2FA9E6FD" w14:textId="77777777" w:rsidR="00CB633D" w:rsidRPr="006C67AA" w:rsidRDefault="00ED647A">
            <w:pPr>
              <w:rPr>
                <w:lang w:val="de-DE"/>
              </w:rPr>
            </w:pPr>
            <w:r w:rsidRPr="006C67AA">
              <w:rPr>
                <w:sz w:val="20"/>
                <w:lang w:val="de-DE"/>
              </w:rPr>
              <w:t>Entscheidungsträger, die Talente</w:t>
            </w:r>
            <w:r w:rsidRPr="006C67AA">
              <w:rPr>
                <w:sz w:val="20"/>
                <w:lang w:val="de-DE"/>
              </w:rPr>
              <w:br/>
              <w:t>suchen und Weiterbildung anbieten</w:t>
            </w:r>
          </w:p>
        </w:tc>
        <w:tc>
          <w:tcPr>
            <w:tcW w:w="2880" w:type="dxa"/>
          </w:tcPr>
          <w:p w14:paraId="240F392D" w14:textId="77777777" w:rsidR="00CB633D" w:rsidRDefault="00ED647A">
            <w:r>
              <w:rPr>
                <w:sz w:val="20"/>
              </w:rPr>
              <w:t>Hoch</w:t>
            </w:r>
          </w:p>
        </w:tc>
      </w:tr>
      <w:tr w:rsidR="00CB633D" w14:paraId="7B545454" w14:textId="77777777">
        <w:trPr>
          <w:jc w:val="center"/>
        </w:trPr>
        <w:tc>
          <w:tcPr>
            <w:tcW w:w="2880" w:type="dxa"/>
          </w:tcPr>
          <w:p w14:paraId="693ED07C" w14:textId="77777777" w:rsidR="00CB633D" w:rsidRDefault="00ED647A">
            <w:r>
              <w:rPr>
                <w:b/>
                <w:sz w:val="20"/>
              </w:rPr>
              <w:t>Coaches &amp;</w:t>
            </w:r>
            <w:r>
              <w:rPr>
                <w:b/>
                <w:sz w:val="20"/>
              </w:rPr>
              <w:br/>
              <w:t>Berater</w:t>
            </w:r>
          </w:p>
        </w:tc>
        <w:tc>
          <w:tcPr>
            <w:tcW w:w="2880" w:type="dxa"/>
          </w:tcPr>
          <w:p w14:paraId="29D111EB" w14:textId="77777777" w:rsidR="00CB633D" w:rsidRPr="006C67AA" w:rsidRDefault="00ED647A">
            <w:pPr>
              <w:rPr>
                <w:lang w:val="de-DE"/>
              </w:rPr>
            </w:pPr>
            <w:r w:rsidRPr="006C67AA">
              <w:rPr>
                <w:sz w:val="20"/>
                <w:lang w:val="de-DE"/>
              </w:rPr>
              <w:t>Karriereberater, Weiterbildungs-</w:t>
            </w:r>
            <w:r w:rsidRPr="006C67AA">
              <w:rPr>
                <w:sz w:val="20"/>
                <w:lang w:val="de-DE"/>
              </w:rPr>
              <w:br/>
              <w:t>anbieter im DACH-Raum</w:t>
            </w:r>
          </w:p>
        </w:tc>
        <w:tc>
          <w:tcPr>
            <w:tcW w:w="2880" w:type="dxa"/>
          </w:tcPr>
          <w:p w14:paraId="54A93B49" w14:textId="77777777" w:rsidR="00CB633D" w:rsidRDefault="00ED647A">
            <w:r>
              <w:rPr>
                <w:sz w:val="20"/>
              </w:rPr>
              <w:t>Mittel</w:t>
            </w:r>
          </w:p>
        </w:tc>
      </w:tr>
      <w:tr w:rsidR="00CB633D" w14:paraId="5B69B74C" w14:textId="77777777">
        <w:trPr>
          <w:jc w:val="center"/>
        </w:trPr>
        <w:tc>
          <w:tcPr>
            <w:tcW w:w="2880" w:type="dxa"/>
          </w:tcPr>
          <w:p w14:paraId="6D342189" w14:textId="77777777" w:rsidR="00CB633D" w:rsidRDefault="00ED647A">
            <w:r>
              <w:rPr>
                <w:b/>
                <w:sz w:val="20"/>
              </w:rPr>
              <w:t>Unternehmen mit</w:t>
            </w:r>
            <w:r>
              <w:rPr>
                <w:b/>
                <w:sz w:val="20"/>
              </w:rPr>
              <w:br/>
              <w:t>Fachkräftemangel</w:t>
            </w:r>
          </w:p>
        </w:tc>
        <w:tc>
          <w:tcPr>
            <w:tcW w:w="2880" w:type="dxa"/>
          </w:tcPr>
          <w:p w14:paraId="03F76AE7" w14:textId="77777777" w:rsidR="00CB633D" w:rsidRPr="006C67AA" w:rsidRDefault="00ED647A">
            <w:pPr>
              <w:rPr>
                <w:lang w:val="de-DE"/>
              </w:rPr>
            </w:pPr>
            <w:r w:rsidRPr="006C67AA">
              <w:rPr>
                <w:sz w:val="20"/>
                <w:lang w:val="de-DE"/>
              </w:rPr>
              <w:t>Firmen mit Schwierigkeiten,</w:t>
            </w:r>
            <w:r w:rsidRPr="006C67AA">
              <w:rPr>
                <w:sz w:val="20"/>
                <w:lang w:val="de-DE"/>
              </w:rPr>
              <w:br/>
            </w:r>
            <w:r w:rsidRPr="006C67AA">
              <w:rPr>
                <w:sz w:val="20"/>
                <w:lang w:val="de-DE"/>
              </w:rPr>
              <w:t>qualifiziertes Personal zu finden</w:t>
            </w:r>
            <w:r w:rsidRPr="006C67AA">
              <w:rPr>
                <w:sz w:val="20"/>
                <w:lang w:val="de-DE"/>
              </w:rPr>
              <w:br/>
              <w:t>(637.000 offene Stellen)</w:t>
            </w:r>
          </w:p>
        </w:tc>
        <w:tc>
          <w:tcPr>
            <w:tcW w:w="2880" w:type="dxa"/>
          </w:tcPr>
          <w:p w14:paraId="45CCC336" w14:textId="77777777" w:rsidR="00CB633D" w:rsidRDefault="00ED647A">
            <w:r>
              <w:rPr>
                <w:sz w:val="20"/>
              </w:rPr>
              <w:t>Hoch</w:t>
            </w:r>
          </w:p>
        </w:tc>
      </w:tr>
    </w:tbl>
    <w:p w14:paraId="01A9BFCC" w14:textId="77777777" w:rsidR="00CB633D" w:rsidRDefault="00CB633D"/>
    <w:p w14:paraId="682F98C6" w14:textId="77777777" w:rsidR="00CB633D" w:rsidRPr="006C67AA" w:rsidRDefault="00ED647A">
      <w:pPr>
        <w:rPr>
          <w:lang w:val="de-DE"/>
        </w:rPr>
      </w:pPr>
      <w:r w:rsidRPr="006C67AA">
        <w:rPr>
          <w:lang w:val="de-DE"/>
        </w:rPr>
        <w:t>Hinweis: Welche dieser Gruppen die primäre Zielgruppe sein soll, muss noch definiert werden. Das ist eine der offenen Fragen am Ende dieses Dokuments.</w:t>
      </w:r>
    </w:p>
    <w:p w14:paraId="0504CF75" w14:textId="77777777" w:rsidR="00CB633D" w:rsidRPr="006C67AA" w:rsidRDefault="00ED647A">
      <w:pPr>
        <w:rPr>
          <w:lang w:val="de-DE"/>
        </w:rPr>
      </w:pPr>
      <w:r w:rsidRPr="006C67AA">
        <w:rPr>
          <w:lang w:val="de-DE"/>
        </w:rPr>
        <w:br w:type="page"/>
      </w:r>
    </w:p>
    <w:p w14:paraId="24976D2F" w14:textId="77777777" w:rsidR="00CB633D" w:rsidRPr="006C67AA" w:rsidRDefault="00ED647A">
      <w:pPr>
        <w:pStyle w:val="berschrift1"/>
        <w:rPr>
          <w:lang w:val="de-DE"/>
        </w:rPr>
      </w:pPr>
      <w:r w:rsidRPr="006C67AA">
        <w:rPr>
          <w:lang w:val="de-DE"/>
        </w:rPr>
        <w:lastRenderedPageBreak/>
        <w:t>3. Der Plan im Detail</w:t>
      </w:r>
    </w:p>
    <w:p w14:paraId="604467F5" w14:textId="77777777" w:rsidR="00CB633D" w:rsidRPr="006C67AA" w:rsidRDefault="00CB633D">
      <w:pPr>
        <w:pBdr>
          <w:bottom w:val="single" w:sz="6" w:space="1" w:color="0A66C2"/>
        </w:pBdr>
        <w:rPr>
          <w:lang w:val="de-DE"/>
        </w:rPr>
      </w:pPr>
    </w:p>
    <w:p w14:paraId="3B551193" w14:textId="77777777" w:rsidR="00CB633D" w:rsidRPr="006C67AA" w:rsidRDefault="00ED647A">
      <w:pPr>
        <w:pStyle w:val="berschrift2"/>
        <w:rPr>
          <w:lang w:val="de-DE"/>
        </w:rPr>
      </w:pPr>
      <w:r w:rsidRPr="006C67AA">
        <w:rPr>
          <w:lang w:val="de-DE"/>
        </w:rPr>
        <w:t>Schritt 1: Recherche und Texterstellung</w:t>
      </w:r>
    </w:p>
    <w:p w14:paraId="498FF9A3" w14:textId="25E6B555" w:rsidR="00CB633D" w:rsidRPr="00775F45" w:rsidRDefault="00ED647A">
      <w:pPr>
        <w:rPr>
          <w:lang w:val="de-DE"/>
          <w:rPrChange w:id="0" w:author="Waleri Moretz" w:date="2026-03-18T22:22:00Z" w16du:dateUtc="2026-03-18T21:22:00Z">
            <w:rPr/>
          </w:rPrChange>
        </w:rPr>
      </w:pPr>
      <w:r w:rsidRPr="006C67AA">
        <w:rPr>
          <w:lang w:val="de-DE"/>
        </w:rPr>
        <w:t xml:space="preserve">Eine KI (Gemini </w:t>
      </w:r>
      <w:ins w:id="1" w:author="Waleri Moretz" w:date="2026-03-18T22:22:00Z" w16du:dateUtc="2026-03-18T21:22:00Z">
        <w:r w:rsidR="00775F45">
          <w:rPr>
            <w:lang w:val="de-DE"/>
          </w:rPr>
          <w:t>3.1</w:t>
        </w:r>
        <w:r w:rsidR="00F314AE">
          <w:rPr>
            <w:lang w:val="de-DE"/>
          </w:rPr>
          <w:t xml:space="preserve"> Mhm </w:t>
        </w:r>
      </w:ins>
      <w:del w:id="2" w:author="Waleri Moretz" w:date="2026-03-18T22:21:00Z" w16du:dateUtc="2026-03-18T21:21:00Z">
        <w:r w:rsidRPr="006C67AA" w:rsidDel="00775F45">
          <w:rPr>
            <w:lang w:val="de-DE"/>
          </w:rPr>
          <w:delText>2.5</w:delText>
        </w:r>
      </w:del>
      <w:ins w:id="3" w:author="Waleri Moretz" w:date="2026-03-18T22:45:00Z" w16du:dateUtc="2026-03-18T21:45:00Z">
        <w:r w:rsidR="0074541E">
          <w:rPr>
            <w:lang w:val="de-DE"/>
          </w:rPr>
          <w:t>3.1</w:t>
        </w:r>
      </w:ins>
      <w:r w:rsidRPr="006C67AA">
        <w:rPr>
          <w:lang w:val="de-DE"/>
        </w:rPr>
        <w:t xml:space="preserve"> Pro von Google) recherchiert aktuelle Themen rund um den deutschen Arbeitsmarkt und Weiterbildung. </w:t>
      </w:r>
      <w:r w:rsidRPr="00775F45">
        <w:rPr>
          <w:lang w:val="de-DE"/>
          <w:rPrChange w:id="4" w:author="Waleri Moretz" w:date="2026-03-18T22:22:00Z" w16du:dateUtc="2026-03-18T21:22:00Z">
            <w:rPr/>
          </w:rPrChange>
        </w:rPr>
        <w:t>Dabei werden seriöse Quellen verwendet:</w:t>
      </w:r>
    </w:p>
    <w:p w14:paraId="3368B5C3" w14:textId="77777777" w:rsidR="00CB633D" w:rsidRPr="006C67AA" w:rsidRDefault="00ED647A">
      <w:pPr>
        <w:pStyle w:val="Aufzhlungszeichen"/>
        <w:rPr>
          <w:lang w:val="de-DE"/>
        </w:rPr>
      </w:pPr>
      <w:r w:rsidRPr="006C67AA">
        <w:rPr>
          <w:lang w:val="de-DE"/>
        </w:rPr>
        <w:t>Bundesagentur für Arbeit — aktuelle Arbeitsmarktberichte und Statistiken</w:t>
      </w:r>
    </w:p>
    <w:p w14:paraId="5311C19F" w14:textId="77777777" w:rsidR="00CB633D" w:rsidRPr="006C67AA" w:rsidRDefault="00ED647A">
      <w:pPr>
        <w:pStyle w:val="Aufzhlungszeichen"/>
        <w:rPr>
          <w:lang w:val="de-DE"/>
        </w:rPr>
      </w:pPr>
      <w:r w:rsidRPr="006C67AA">
        <w:rPr>
          <w:lang w:val="de-DE"/>
        </w:rPr>
        <w:t>IHK (Industrie- und Handelskammer) — Weiterbildungsstudien und Branchenberichte</w:t>
      </w:r>
    </w:p>
    <w:p w14:paraId="6B3DCB0C" w14:textId="77777777" w:rsidR="00CB633D" w:rsidRPr="006C67AA" w:rsidRDefault="00ED647A">
      <w:pPr>
        <w:pStyle w:val="Aufzhlungszeichen"/>
        <w:rPr>
          <w:lang w:val="de-DE"/>
        </w:rPr>
      </w:pPr>
      <w:r w:rsidRPr="006C67AA">
        <w:rPr>
          <w:lang w:val="de-DE"/>
        </w:rPr>
        <w:t>IAB (Institut für Arbeitsmarkt- und Berufsforschung) — wissenschaftliche Studien</w:t>
      </w:r>
    </w:p>
    <w:p w14:paraId="3CA386D7" w14:textId="77777777" w:rsidR="00CB633D" w:rsidRPr="006C67AA" w:rsidRDefault="00ED647A">
      <w:pPr>
        <w:pStyle w:val="Aufzhlungszeichen"/>
        <w:rPr>
          <w:lang w:val="de-DE"/>
        </w:rPr>
      </w:pPr>
      <w:r w:rsidRPr="006C67AA">
        <w:rPr>
          <w:lang w:val="de-DE"/>
        </w:rPr>
        <w:t>BIBB (Bundesinstitut für Berufsbildung) — Forschung zur beruflichen Bildung</w:t>
      </w:r>
    </w:p>
    <w:p w14:paraId="6878CD21" w14:textId="77777777" w:rsidR="00CB633D" w:rsidRDefault="00ED647A">
      <w:pPr>
        <w:pStyle w:val="Aufzhlungszeichen"/>
      </w:pPr>
      <w:r>
        <w:t>Destatis (Statistisches Bundesamt) — amtliche Statistiken</w:t>
      </w:r>
    </w:p>
    <w:p w14:paraId="7D6261D2" w14:textId="77777777" w:rsidR="00CB633D" w:rsidRPr="006C67AA" w:rsidRDefault="00ED647A">
      <w:pPr>
        <w:pStyle w:val="Aufzhlungszeichen"/>
        <w:rPr>
          <w:lang w:val="de-DE"/>
        </w:rPr>
      </w:pPr>
      <w:r w:rsidRPr="006C67AA">
        <w:rPr>
          <w:lang w:val="de-DE"/>
        </w:rPr>
        <w:t>Wissenschaftliche Arbeiten und Dissertationen (Google Scholar)</w:t>
      </w:r>
    </w:p>
    <w:p w14:paraId="424FB8A3" w14:textId="70D00DE6" w:rsidR="00CB633D" w:rsidRPr="006C67AA" w:rsidRDefault="00ED647A">
      <w:pPr>
        <w:rPr>
          <w:lang w:val="de-DE"/>
        </w:rPr>
      </w:pPr>
      <w:r w:rsidRPr="006C67AA">
        <w:rPr>
          <w:lang w:val="de-DE"/>
        </w:rPr>
        <w:t xml:space="preserve">Die KI erstellt daraus einen professionellen LinkedIn-Beitrag auf Deutsch — mit Zahlen, Quellenangaben und einem Stil, der Expertise vermittelt. (LinkedIn-Beiträge haben ein Limit von ca. </w:t>
      </w:r>
      <w:ins w:id="5" w:author="Waleri Moretz" w:date="2026-03-18T22:22:00Z" w16du:dateUtc="2026-03-18T21:22:00Z">
        <w:r w:rsidR="00F314AE">
          <w:rPr>
            <w:lang w:val="de-DE"/>
          </w:rPr>
          <w:t>2</w:t>
        </w:r>
      </w:ins>
      <w:del w:id="6" w:author="Waleri Moretz" w:date="2026-03-18T22:22:00Z" w16du:dateUtc="2026-03-18T21:22:00Z">
        <w:r w:rsidRPr="006C67AA" w:rsidDel="00F314AE">
          <w:rPr>
            <w:lang w:val="de-DE"/>
          </w:rPr>
          <w:delText>3</w:delText>
        </w:r>
      </w:del>
      <w:r w:rsidRPr="006C67AA">
        <w:rPr>
          <w:lang w:val="de-DE"/>
        </w:rPr>
        <w:t>.000 Zeichen — die KI hält dieses Limit automatisch ein.</w:t>
      </w:r>
      <w:ins w:id="7" w:author="Waleri Moretz" w:date="2026-03-18T22:22:00Z" w16du:dateUtc="2026-03-18T21:22:00Z">
        <w:r w:rsidR="005C254F">
          <w:rPr>
            <w:lang w:val="de-DE"/>
          </w:rPr>
          <w:t xml:space="preserve"> Mindestextlägge sollte 1200 Zeichen nicht unterschreichen.</w:t>
        </w:r>
      </w:ins>
      <w:r w:rsidRPr="006C67AA">
        <w:rPr>
          <w:lang w:val="de-DE"/>
        </w:rPr>
        <w:t>)</w:t>
      </w:r>
      <w:ins w:id="8" w:author="Waleri Moretz" w:date="2026-03-18T22:23:00Z" w16du:dateUtc="2026-03-18T21:23:00Z">
        <w:r w:rsidR="005C254F">
          <w:rPr>
            <w:lang w:val="de-DE"/>
          </w:rPr>
          <w:t>. Der LinkedIn Post solle eine mobile Struktur und Gliederung für Handy beachten.</w:t>
        </w:r>
      </w:ins>
    </w:p>
    <w:p w14:paraId="076B2F18" w14:textId="77777777" w:rsidR="00CB633D" w:rsidRPr="006C67AA" w:rsidRDefault="00ED647A">
      <w:pPr>
        <w:pStyle w:val="berschrift2"/>
        <w:rPr>
          <w:lang w:val="de-DE"/>
        </w:rPr>
      </w:pPr>
      <w:r w:rsidRPr="006C67AA">
        <w:rPr>
          <w:lang w:val="de-DE"/>
        </w:rPr>
        <w:t>Schritt 2: Professionelles Bild erstellen</w:t>
      </w:r>
    </w:p>
    <w:p w14:paraId="35FA5215" w14:textId="21AF3785" w:rsidR="00CB633D" w:rsidRPr="006C67AA" w:rsidRDefault="00ED647A">
      <w:pPr>
        <w:rPr>
          <w:lang w:val="de-DE"/>
        </w:rPr>
      </w:pPr>
      <w:r w:rsidRPr="006C67AA">
        <w:rPr>
          <w:lang w:val="de-DE"/>
        </w:rPr>
        <w:t xml:space="preserve">Zu jedem Beitrag wird ein Bild erstellt. Dafür verwenden wir Googles Imagen 4 Ultra (beste verfügbare Bildqualität) in Kombination mit einem festen Branding-Template (Logo, Farben, Schriftarten). </w:t>
      </w:r>
      <w:ins w:id="9" w:author="Waleri Moretz" w:date="2026-03-18T22:23:00Z" w16du:dateUtc="2026-03-18T21:23:00Z">
        <w:r w:rsidR="00692970">
          <w:rPr>
            <w:lang w:val="de-DE"/>
          </w:rPr>
          <w:t>Dieses Bild soll st</w:t>
        </w:r>
      </w:ins>
      <w:ins w:id="10" w:author="Waleri Moretz" w:date="2026-03-18T22:24:00Z" w16du:dateUtc="2026-03-18T21:24:00Z">
        <w:r w:rsidR="00692970">
          <w:rPr>
            <w:lang w:val="de-DE"/>
          </w:rPr>
          <w:t xml:space="preserve">ehts das Ziel verfolgen einen Hook anzuzeigen. </w:t>
        </w:r>
      </w:ins>
      <w:r w:rsidRPr="006C67AA">
        <w:rPr>
          <w:lang w:val="de-DE"/>
        </w:rPr>
        <w:t>So sieht jeder Beitrag professionell und einheitlich aus.</w:t>
      </w:r>
    </w:p>
    <w:p w14:paraId="5F2BC977" w14:textId="77777777" w:rsidR="00CB633D" w:rsidRPr="006C67AA" w:rsidRDefault="00ED647A">
      <w:pPr>
        <w:pStyle w:val="berschrift2"/>
        <w:rPr>
          <w:lang w:val="de-DE"/>
        </w:rPr>
      </w:pPr>
      <w:r w:rsidRPr="006C67AA">
        <w:rPr>
          <w:lang w:val="de-DE"/>
        </w:rPr>
        <w:t>Schritt 3: Prüfung und Freigabe</w:t>
      </w:r>
    </w:p>
    <w:p w14:paraId="2DDCD244" w14:textId="4742DE6E" w:rsidR="00CB633D" w:rsidRPr="006C67AA" w:rsidRDefault="00ED647A">
      <w:pPr>
        <w:rPr>
          <w:lang w:val="de-DE"/>
        </w:rPr>
      </w:pPr>
      <w:r w:rsidRPr="006C67AA">
        <w:rPr>
          <w:lang w:val="de-DE"/>
        </w:rPr>
        <w:t xml:space="preserve">Bevor ein Beitrag veröffentlicht wird, erscheint er in einem Dashboard (Weboberfläche). Dort kann er gelesen, bearbeitet und freigegeben werden. </w:t>
      </w:r>
      <w:ins w:id="11" w:author="Waleri Moretz" w:date="2026-03-18T22:24:00Z" w16du:dateUtc="2026-03-18T21:24:00Z">
        <w:r w:rsidR="00643558">
          <w:rPr>
            <w:lang w:val="de-DE"/>
          </w:rPr>
          <w:t>Es muss eine Möglichkeit geben, dass alle Änderungen</w:t>
        </w:r>
        <w:r w:rsidR="00FB1EA7">
          <w:rPr>
            <w:lang w:val="de-DE"/>
          </w:rPr>
          <w:t xml:space="preserve"> ein Agent </w:t>
        </w:r>
      </w:ins>
      <w:ins w:id="12" w:author="Waleri Moretz" w:date="2026-03-18T22:25:00Z" w16du:dateUtc="2026-03-18T21:25:00Z">
        <w:r w:rsidR="00FB1EA7">
          <w:rPr>
            <w:lang w:val="de-DE"/>
          </w:rPr>
          <w:t xml:space="preserve">umsetzen kann. Der Anwender greift operativ nicht ein, er </w:t>
        </w:r>
        <w:r w:rsidR="00C52D2E">
          <w:rPr>
            <w:lang w:val="de-DE"/>
          </w:rPr>
          <w:t xml:space="preserve">prüft nur die Ergebnisse. </w:t>
        </w:r>
      </w:ins>
      <w:r w:rsidRPr="006C67AA">
        <w:rPr>
          <w:lang w:val="de-DE"/>
        </w:rPr>
        <w:t>Kein Beitrag geht ohne manuelle Freigabe online.</w:t>
      </w:r>
    </w:p>
    <w:p w14:paraId="0B7B5419" w14:textId="77777777" w:rsidR="00CB633D" w:rsidRPr="006C67AA" w:rsidRDefault="00ED647A">
      <w:pPr>
        <w:pStyle w:val="berschrift2"/>
        <w:rPr>
          <w:lang w:val="de-DE"/>
        </w:rPr>
      </w:pPr>
      <w:r w:rsidRPr="006C67AA">
        <w:rPr>
          <w:lang w:val="de-DE"/>
        </w:rPr>
        <w:t>Schritt 4: Veröffentlichung auf LinkedIn</w:t>
      </w:r>
    </w:p>
    <w:p w14:paraId="1555EAF2" w14:textId="79DD35EA" w:rsidR="00CB633D" w:rsidRPr="006C67AA" w:rsidRDefault="00ED647A">
      <w:pPr>
        <w:rPr>
          <w:lang w:val="de-DE"/>
        </w:rPr>
      </w:pPr>
      <w:r w:rsidRPr="006C67AA">
        <w:rPr>
          <w:lang w:val="de-DE"/>
        </w:rPr>
        <w:t>Der freigegebene Beitrag wird über die offizielle LinkedIn-API veröffentlicht. Der Rhythmus beträgt 3× pro Woche (z. B. Dienstag</w:t>
      </w:r>
      <w:del w:id="13" w:author="Waleri Moretz" w:date="2026-03-18T22:25:00Z" w16du:dateUtc="2026-03-18T21:25:00Z">
        <w:r w:rsidRPr="006C67AA" w:rsidDel="00C52D2E">
          <w:rPr>
            <w:lang w:val="de-DE"/>
          </w:rPr>
          <w:delText xml:space="preserve">, </w:delText>
        </w:r>
        <w:r w:rsidRPr="006C67AA" w:rsidDel="00C52D2E">
          <w:rPr>
            <w:lang w:val="de-DE"/>
          </w:rPr>
          <w:delText>Mittwoch</w:delText>
        </w:r>
      </w:del>
      <w:r w:rsidRPr="006C67AA">
        <w:rPr>
          <w:lang w:val="de-DE"/>
        </w:rPr>
        <w:t>, Donnerstag</w:t>
      </w:r>
      <w:ins w:id="14" w:author="Waleri Moretz" w:date="2026-03-18T22:25:00Z" w16du:dateUtc="2026-03-18T21:25:00Z">
        <w:r w:rsidR="00C52D2E">
          <w:rPr>
            <w:lang w:val="de-DE"/>
          </w:rPr>
          <w:t>, Sonntag</w:t>
        </w:r>
      </w:ins>
      <w:r w:rsidRPr="006C67AA">
        <w:rPr>
          <w:lang w:val="de-DE"/>
        </w:rPr>
        <w:t>). Das System wählt den optimalen Zeitpunkt (werktags, 8:00–10:00 Uhr — die höchste LinkedIn-Aktivität im DACH-Raum).</w:t>
      </w:r>
    </w:p>
    <w:p w14:paraId="1C2311AB" w14:textId="0C3C8828" w:rsidR="00CB633D" w:rsidRPr="006C67AA" w:rsidRDefault="00ED647A">
      <w:pPr>
        <w:rPr>
          <w:lang w:val="de-DE"/>
        </w:rPr>
      </w:pPr>
      <w:r w:rsidRPr="006C67AA">
        <w:rPr>
          <w:b/>
          <w:lang w:val="de-DE"/>
        </w:rPr>
        <w:t xml:space="preserve">Wichtig — Beitrag vs. Artikel: </w:t>
      </w:r>
      <w:r w:rsidRPr="006C67AA">
        <w:rPr>
          <w:lang w:val="de-DE"/>
        </w:rPr>
        <w:t>Die LinkedIn-API erlaubt das Veröffentlichen von Beiträgen (Posts) mit Text, Bildern, Videos</w:t>
      </w:r>
      <w:ins w:id="15" w:author="Waleri Moretz" w:date="2026-03-18T22:26:00Z" w16du:dateUtc="2026-03-18T21:26:00Z">
        <w:r w:rsidR="007B0B76">
          <w:rPr>
            <w:lang w:val="de-DE"/>
          </w:rPr>
          <w:t>.</w:t>
        </w:r>
      </w:ins>
      <w:del w:id="16" w:author="Waleri Moretz" w:date="2026-03-18T22:26:00Z" w16du:dateUtc="2026-03-18T21:26:00Z">
        <w:r w:rsidRPr="006C67AA" w:rsidDel="007B0B76">
          <w:rPr>
            <w:lang w:val="de-DE"/>
          </w:rPr>
          <w:delText xml:space="preserve"> und Links</w:delText>
        </w:r>
      </w:del>
      <w:r w:rsidRPr="006C67AA">
        <w:rPr>
          <w:lang w:val="de-DE"/>
        </w:rPr>
        <w:t>. LinkedIn-Artikel (das Blog-Format mit langer Textform</w:t>
      </w:r>
      <w:ins w:id="17" w:author="Waleri Moretz" w:date="2026-03-18T22:27:00Z" w16du:dateUtc="2026-03-18T21:27:00Z">
        <w:r w:rsidR="007F3A32">
          <w:rPr>
            <w:lang w:val="de-DE"/>
          </w:rPr>
          <w:t>, größer 2000 Zeichen</w:t>
        </w:r>
      </w:ins>
      <w:r w:rsidRPr="006C67AA">
        <w:rPr>
          <w:lang w:val="de-DE"/>
        </w:rPr>
        <w:t xml:space="preserve">) sind über die API NICHT erstellbar — diese können nur manuell über die </w:t>
      </w:r>
      <w:r w:rsidRPr="006C67AA">
        <w:rPr>
          <w:lang w:val="de-DE"/>
        </w:rPr>
        <w:lastRenderedPageBreak/>
        <w:t>LinkedIn-Webseite geschrieben werden. Da Beiträge auf LinkedIn deutlich mehr Reichweite haben als Artikel, empfehlen wir ohnehin das Beitragsformat.</w:t>
      </w:r>
    </w:p>
    <w:p w14:paraId="0869991A" w14:textId="77777777" w:rsidR="00CB633D" w:rsidRPr="006C67AA" w:rsidRDefault="00ED647A">
      <w:pPr>
        <w:pStyle w:val="berschrift2"/>
        <w:rPr>
          <w:lang w:val="de-DE"/>
        </w:rPr>
      </w:pPr>
      <w:r w:rsidRPr="006C67AA">
        <w:rPr>
          <w:lang w:val="de-DE"/>
        </w:rPr>
        <w:t>Schritt 5: Interaktion mit Kommentaren</w:t>
      </w:r>
    </w:p>
    <w:p w14:paraId="562334F7" w14:textId="77777777" w:rsidR="00CB633D" w:rsidRPr="006C67AA" w:rsidRDefault="00ED647A">
      <w:pPr>
        <w:rPr>
          <w:lang w:val="de-DE"/>
        </w:rPr>
      </w:pPr>
      <w:r w:rsidRPr="006C67AA">
        <w:rPr>
          <w:lang w:val="de-DE"/>
        </w:rPr>
        <w:t>Nach der Veröffentlichung gibt es zwei Möglichkeiten:</w:t>
      </w:r>
    </w:p>
    <w:p w14:paraId="1FB3BC40" w14:textId="1AF5435A" w:rsidR="00CB633D" w:rsidRPr="006C67AA" w:rsidRDefault="00ED647A">
      <w:pPr>
        <w:rPr>
          <w:lang w:val="de-DE"/>
        </w:rPr>
      </w:pPr>
      <w:r w:rsidRPr="006C67AA">
        <w:rPr>
          <w:b/>
          <w:lang w:val="de-DE"/>
        </w:rPr>
        <w:t xml:space="preserve">Was über die offizielle API funktioniert: </w:t>
      </w:r>
      <w:r w:rsidRPr="006C67AA">
        <w:rPr>
          <w:lang w:val="de-DE"/>
        </w:rPr>
        <w:t xml:space="preserve">Eigene Kommentare unter dem Beitrag schreiben (z. B. ein „Wert-Kommentar" </w:t>
      </w:r>
      <w:ins w:id="18" w:author="Waleri Moretz" w:date="2026-03-18T22:27:00Z" w16du:dateUtc="2026-03-18T21:27:00Z">
        <w:r w:rsidR="00D1388C">
          <w:rPr>
            <w:lang w:val="de-DE"/>
          </w:rPr>
          <w:t xml:space="preserve">nicht später als </w:t>
        </w:r>
      </w:ins>
      <w:r w:rsidRPr="006C67AA">
        <w:rPr>
          <w:lang w:val="de-DE"/>
        </w:rPr>
        <w:t>1 Stunde nach Veröffentlichung, der den Algorithmus aktiviert). Dafür wird die Berechtigung w_member_social genutzt.</w:t>
      </w:r>
    </w:p>
    <w:p w14:paraId="4D49B8E4" w14:textId="77777777" w:rsidR="00CB633D" w:rsidRPr="006C67AA" w:rsidRDefault="00ED647A">
      <w:pPr>
        <w:rPr>
          <w:lang w:val="de-DE"/>
        </w:rPr>
      </w:pPr>
      <w:r w:rsidRPr="006C67AA">
        <w:rPr>
          <w:b/>
          <w:lang w:val="de-DE"/>
        </w:rPr>
        <w:t xml:space="preserve">Was über die offizielle API NICHT funktioniert: </w:t>
      </w:r>
      <w:r w:rsidRPr="006C67AA">
        <w:rPr>
          <w:lang w:val="de-DE"/>
        </w:rPr>
        <w:t>Kommentare anderer Personen automatisch lesen und darauf antworten. Dafür wird die Berechtigung r_member_social benötigt, die nur für genehmigte LinkedIn-Partner verfügbar ist. Das bedeutet: Eine vollautomatische „Lese-Kommentar-und-antworte"-Funktion ist über den offiziellen Weg nicht möglich.</w:t>
      </w:r>
    </w:p>
    <w:p w14:paraId="2046F446" w14:textId="77777777" w:rsidR="00CB633D" w:rsidRPr="006C67AA" w:rsidRDefault="00ED647A">
      <w:pPr>
        <w:rPr>
          <w:lang w:val="de-DE"/>
        </w:rPr>
      </w:pPr>
      <w:r w:rsidRPr="006C67AA">
        <w:rPr>
          <w:lang w:val="de-DE"/>
        </w:rPr>
        <w:t>Lösung: Die Kommentare können manuell im Dashboard angezeigt werden (durch regelmäßiges Abrufen der LinkedIn-Webseite) oder über ein Drittanbieter-Tool (Option B). Der eigene Wert-Kommentar unter dem Beitrag funktioniert über die offizielle API problemlos.</w:t>
      </w:r>
    </w:p>
    <w:p w14:paraId="5D15D50E" w14:textId="77777777" w:rsidR="00CB633D" w:rsidRPr="006C67AA" w:rsidRDefault="00ED647A">
      <w:pPr>
        <w:pStyle w:val="berschrift2"/>
        <w:rPr>
          <w:lang w:val="de-DE"/>
        </w:rPr>
      </w:pPr>
      <w:r w:rsidRPr="006C67AA">
        <w:rPr>
          <w:lang w:val="de-DE"/>
        </w:rPr>
        <w:t>Schritt 6: Link in Engagement-Gruppe teilen</w:t>
      </w:r>
    </w:p>
    <w:p w14:paraId="299B59B2" w14:textId="5F81CBF7" w:rsidR="00CB633D" w:rsidRPr="006C67AA" w:rsidRDefault="00ED647A">
      <w:pPr>
        <w:rPr>
          <w:lang w:val="de-DE"/>
        </w:rPr>
      </w:pPr>
      <w:r w:rsidRPr="006C67AA">
        <w:rPr>
          <w:lang w:val="de-DE"/>
        </w:rPr>
        <w:t xml:space="preserve">Sobald ein Beitrag online ist, wird der Link in eine </w:t>
      </w:r>
      <w:del w:id="19" w:author="Waleri Moretz" w:date="2026-03-18T22:29:00Z" w16du:dateUtc="2026-03-18T21:29:00Z">
        <w:r w:rsidRPr="006C67AA" w:rsidDel="00E63873">
          <w:rPr>
            <w:lang w:val="de-DE"/>
          </w:rPr>
          <w:delText>Telegram</w:delText>
        </w:r>
      </w:del>
      <w:ins w:id="20" w:author="Waleri Moretz" w:date="2026-03-18T22:29:00Z" w16du:dateUtc="2026-03-18T21:29:00Z">
        <w:r w:rsidR="00E63873">
          <w:rPr>
            <w:lang w:val="de-DE"/>
          </w:rPr>
          <w:t>Whats</w:t>
        </w:r>
        <w:r w:rsidR="005E3DA3">
          <w:rPr>
            <w:lang w:val="de-DE"/>
          </w:rPr>
          <w:t>app</w:t>
        </w:r>
      </w:ins>
      <w:r w:rsidRPr="006C67AA">
        <w:rPr>
          <w:lang w:val="de-DE"/>
        </w:rPr>
        <w:t>-Gruppe geteilt. Die Gruppenmitglieder liken und kommentieren innerhalb der ersten 60 Minuten — der Zeitraum, in dem der LinkedIn-Algorithmus die Reichweite bestimmt.</w:t>
      </w:r>
    </w:p>
    <w:p w14:paraId="47CCD2D0" w14:textId="77777777" w:rsidR="00CB633D" w:rsidRPr="006C67AA" w:rsidRDefault="00ED647A">
      <w:pPr>
        <w:pStyle w:val="berschrift2"/>
        <w:rPr>
          <w:lang w:val="de-DE"/>
        </w:rPr>
      </w:pPr>
      <w:r w:rsidRPr="006C67AA">
        <w:rPr>
          <w:lang w:val="de-DE"/>
        </w:rPr>
        <w:t>Schritt 7: Wiederholung 3× pro Woche</w:t>
      </w:r>
    </w:p>
    <w:p w14:paraId="17C0448A" w14:textId="77777777" w:rsidR="00CB633D" w:rsidRPr="006C67AA" w:rsidRDefault="00ED647A">
      <w:pPr>
        <w:rPr>
          <w:lang w:val="de-DE"/>
        </w:rPr>
      </w:pPr>
      <w:r w:rsidRPr="006C67AA">
        <w:rPr>
          <w:lang w:val="de-DE"/>
        </w:rPr>
        <w:t>3× pro Woche: Neues Thema, neuer Beitrag, neues Bild, Prüfung, Veröffentlichung.</w:t>
      </w:r>
    </w:p>
    <w:p w14:paraId="461226D8" w14:textId="77777777" w:rsidR="00CB633D" w:rsidRPr="006C67AA" w:rsidRDefault="00ED647A">
      <w:pPr>
        <w:rPr>
          <w:lang w:val="de-DE"/>
        </w:rPr>
      </w:pPr>
      <w:r w:rsidRPr="006C67AA">
        <w:rPr>
          <w:lang w:val="de-DE"/>
        </w:rPr>
        <w:br w:type="page"/>
      </w:r>
    </w:p>
    <w:p w14:paraId="4168F599" w14:textId="77777777" w:rsidR="00CB633D" w:rsidRPr="006C67AA" w:rsidRDefault="00ED647A">
      <w:pPr>
        <w:pStyle w:val="berschrift1"/>
        <w:rPr>
          <w:lang w:val="de-DE"/>
        </w:rPr>
      </w:pPr>
      <w:r w:rsidRPr="006C67AA">
        <w:rPr>
          <w:lang w:val="de-DE"/>
        </w:rPr>
        <w:lastRenderedPageBreak/>
        <w:t>4. Technologie: Welche KI-Modelle wir verwenden</w:t>
      </w:r>
    </w:p>
    <w:p w14:paraId="72A2D335" w14:textId="77777777" w:rsidR="00CB633D" w:rsidRPr="006C67AA" w:rsidRDefault="00CB633D">
      <w:pPr>
        <w:pBdr>
          <w:bottom w:val="single" w:sz="6" w:space="1" w:color="0A66C2"/>
        </w:pBdr>
        <w:rPr>
          <w:lang w:val="de-DE"/>
        </w:rPr>
      </w:pPr>
    </w:p>
    <w:p w14:paraId="6B8D9648" w14:textId="77777777" w:rsidR="00CB633D" w:rsidRDefault="00ED647A">
      <w:r w:rsidRPr="006C67AA">
        <w:rPr>
          <w:lang w:val="de-DE"/>
        </w:rPr>
        <w:t xml:space="preserve">Alle Preise und die Verfügbarkeit sind auf der offiziellen Google-Preisseite verifiziert (ai.google.dev/pricing, abgerufen 18. </w:t>
      </w:r>
      <w:r>
        <w:t>März 2026).</w:t>
      </w:r>
    </w:p>
    <w:p w14:paraId="31CB3614" w14:textId="1EC738DA" w:rsidR="00CB633D" w:rsidRDefault="00ED647A">
      <w:pPr>
        <w:pStyle w:val="berschrift2"/>
      </w:pPr>
      <w:r>
        <w:t xml:space="preserve">Für Texterstellung: Gemini </w:t>
      </w:r>
      <w:ins w:id="21" w:author="Waleri Moretz" w:date="2026-03-18T22:41:00Z" w16du:dateUtc="2026-03-18T21:41:00Z">
        <w:r w:rsidR="00F37295">
          <w:t>3.1</w:t>
        </w:r>
      </w:ins>
      <w:del w:id="22" w:author="Waleri Moretz" w:date="2026-03-18T22:41:00Z" w16du:dateUtc="2026-03-18T21:41:00Z">
        <w:r w:rsidDel="00F37295">
          <w:delText>2.5</w:delText>
        </w:r>
      </w:del>
      <w:ins w:id="23" w:author="Waleri Moretz" w:date="2026-03-18T22:45:00Z" w16du:dateUtc="2026-03-18T21:45:00Z">
        <w:r w:rsidR="0074541E">
          <w:t>3.1</w:t>
        </w:r>
      </w:ins>
      <w:r>
        <w:t xml:space="preserve"> Pro</w:t>
      </w:r>
    </w:p>
    <w:tbl>
      <w:tblPr>
        <w:tblStyle w:val="Tabellenraster"/>
        <w:tblW w:w="0" w:type="auto"/>
        <w:jc w:val="center"/>
        <w:tblLook w:val="04A0" w:firstRow="1" w:lastRow="0" w:firstColumn="1" w:lastColumn="0" w:noHBand="0" w:noVBand="1"/>
      </w:tblPr>
      <w:tblGrid>
        <w:gridCol w:w="4320"/>
        <w:gridCol w:w="4320"/>
      </w:tblGrid>
      <w:tr w:rsidR="00CB633D" w14:paraId="5D0B7DD0" w14:textId="77777777">
        <w:trPr>
          <w:jc w:val="center"/>
        </w:trPr>
        <w:tc>
          <w:tcPr>
            <w:tcW w:w="4320" w:type="dxa"/>
            <w:shd w:val="clear" w:color="auto" w:fill="0A66C2"/>
          </w:tcPr>
          <w:p w14:paraId="5BE662B9" w14:textId="77777777" w:rsidR="00CB633D" w:rsidRDefault="00ED647A">
            <w:r>
              <w:rPr>
                <w:b/>
                <w:color w:val="FFFFFF"/>
                <w:sz w:val="20"/>
              </w:rPr>
              <w:t>Eigenschaft</w:t>
            </w:r>
          </w:p>
        </w:tc>
        <w:tc>
          <w:tcPr>
            <w:tcW w:w="4320" w:type="dxa"/>
            <w:shd w:val="clear" w:color="auto" w:fill="0A66C2"/>
          </w:tcPr>
          <w:p w14:paraId="30663BA9" w14:textId="77777777" w:rsidR="00CB633D" w:rsidRDefault="00ED647A">
            <w:r>
              <w:rPr>
                <w:b/>
                <w:color w:val="FFFFFF"/>
                <w:sz w:val="20"/>
              </w:rPr>
              <w:t>Details</w:t>
            </w:r>
          </w:p>
        </w:tc>
      </w:tr>
      <w:tr w:rsidR="00CB633D" w14:paraId="13E2F674" w14:textId="77777777">
        <w:trPr>
          <w:jc w:val="center"/>
        </w:trPr>
        <w:tc>
          <w:tcPr>
            <w:tcW w:w="4320" w:type="dxa"/>
          </w:tcPr>
          <w:p w14:paraId="1CE66FFA" w14:textId="77777777" w:rsidR="00CB633D" w:rsidRDefault="00ED647A">
            <w:r>
              <w:rPr>
                <w:b/>
                <w:sz w:val="20"/>
              </w:rPr>
              <w:t>Modellname</w:t>
            </w:r>
          </w:p>
        </w:tc>
        <w:tc>
          <w:tcPr>
            <w:tcW w:w="4320" w:type="dxa"/>
          </w:tcPr>
          <w:p w14:paraId="4F629460" w14:textId="5BDCB4CC" w:rsidR="00CB633D" w:rsidRDefault="00ED647A">
            <w:r>
              <w:rPr>
                <w:sz w:val="20"/>
              </w:rPr>
              <w:t>gemini-</w:t>
            </w:r>
            <w:ins w:id="24" w:author="Waleri Moretz" w:date="2026-03-18T22:41:00Z" w16du:dateUtc="2026-03-18T21:41:00Z">
              <w:r w:rsidR="00F37295">
                <w:rPr>
                  <w:sz w:val="20"/>
                </w:rPr>
                <w:t>3.1</w:t>
              </w:r>
            </w:ins>
            <w:del w:id="25" w:author="Waleri Moretz" w:date="2026-03-18T22:41:00Z" w16du:dateUtc="2026-03-18T21:41:00Z">
              <w:r w:rsidDel="00F37295">
                <w:rPr>
                  <w:sz w:val="20"/>
                </w:rPr>
                <w:delText>2.5</w:delText>
              </w:r>
            </w:del>
            <w:ins w:id="26" w:author="Waleri Moretz" w:date="2026-03-18T22:45:00Z" w16du:dateUtc="2026-03-18T21:45:00Z">
              <w:r w:rsidR="0074541E">
                <w:rPr>
                  <w:sz w:val="20"/>
                </w:rPr>
                <w:t>3.1</w:t>
              </w:r>
            </w:ins>
            <w:r>
              <w:rPr>
                <w:sz w:val="20"/>
              </w:rPr>
              <w:t>-pro</w:t>
            </w:r>
          </w:p>
        </w:tc>
      </w:tr>
      <w:tr w:rsidR="00CB633D" w14:paraId="79294B64" w14:textId="77777777">
        <w:trPr>
          <w:jc w:val="center"/>
        </w:trPr>
        <w:tc>
          <w:tcPr>
            <w:tcW w:w="4320" w:type="dxa"/>
          </w:tcPr>
          <w:p w14:paraId="05156FE0" w14:textId="77777777" w:rsidR="00CB633D" w:rsidRDefault="00ED647A">
            <w:r>
              <w:rPr>
                <w:b/>
                <w:sz w:val="20"/>
              </w:rPr>
              <w:t>Status</w:t>
            </w:r>
          </w:p>
        </w:tc>
        <w:tc>
          <w:tcPr>
            <w:tcW w:w="4320" w:type="dxa"/>
          </w:tcPr>
          <w:p w14:paraId="22718C8A" w14:textId="77777777" w:rsidR="00CB633D" w:rsidRDefault="00ED647A">
            <w:r>
              <w:rPr>
                <w:sz w:val="20"/>
              </w:rPr>
              <w:t>Stabil, produktionsreif (kein Preview)</w:t>
            </w:r>
          </w:p>
        </w:tc>
      </w:tr>
      <w:tr w:rsidR="00CB633D" w:rsidRPr="00775F45" w14:paraId="6290B4B2" w14:textId="77777777">
        <w:trPr>
          <w:jc w:val="center"/>
        </w:trPr>
        <w:tc>
          <w:tcPr>
            <w:tcW w:w="4320" w:type="dxa"/>
          </w:tcPr>
          <w:p w14:paraId="403E438C" w14:textId="77777777" w:rsidR="00CB633D" w:rsidRDefault="00ED647A">
            <w:r>
              <w:rPr>
                <w:b/>
                <w:sz w:val="20"/>
              </w:rPr>
              <w:t>Beschreibung</w:t>
            </w:r>
          </w:p>
        </w:tc>
        <w:tc>
          <w:tcPr>
            <w:tcW w:w="4320" w:type="dxa"/>
          </w:tcPr>
          <w:p w14:paraId="2FB23464" w14:textId="77777777" w:rsidR="00CB633D" w:rsidRPr="006C67AA" w:rsidRDefault="00ED647A">
            <w:pPr>
              <w:rPr>
                <w:lang w:val="de-DE"/>
              </w:rPr>
            </w:pPr>
            <w:r w:rsidRPr="006C67AA">
              <w:rPr>
                <w:sz w:val="20"/>
                <w:lang w:val="de-DE"/>
              </w:rPr>
              <w:t>Googles leistungsstärkstes stabiles Modell.</w:t>
            </w:r>
            <w:r w:rsidRPr="006C67AA">
              <w:rPr>
                <w:sz w:val="20"/>
                <w:lang w:val="de-DE"/>
              </w:rPr>
              <w:br/>
              <w:t>Exzellent für komplexe Texte, Recherche und Reasoning.</w:t>
            </w:r>
          </w:p>
        </w:tc>
      </w:tr>
      <w:tr w:rsidR="00CB633D" w14:paraId="592097A3" w14:textId="77777777">
        <w:trPr>
          <w:jc w:val="center"/>
        </w:trPr>
        <w:tc>
          <w:tcPr>
            <w:tcW w:w="4320" w:type="dxa"/>
          </w:tcPr>
          <w:p w14:paraId="6470FEBB" w14:textId="77777777" w:rsidR="00CB633D" w:rsidRDefault="00ED647A">
            <w:r>
              <w:rPr>
                <w:b/>
                <w:sz w:val="20"/>
              </w:rPr>
              <w:t>Preis (Bezahl-Tarif)</w:t>
            </w:r>
          </w:p>
        </w:tc>
        <w:tc>
          <w:tcPr>
            <w:tcW w:w="4320" w:type="dxa"/>
          </w:tcPr>
          <w:p w14:paraId="5DE9459E" w14:textId="77777777" w:rsidR="00CB633D" w:rsidRDefault="00ED647A">
            <w:r w:rsidRPr="006C67AA">
              <w:rPr>
                <w:sz w:val="20"/>
                <w:lang w:val="de-DE"/>
              </w:rPr>
              <w:t>Eingabe: $1,25 / 1 Mio. Tokens (≤200K Kontext)</w:t>
            </w:r>
            <w:r w:rsidRPr="006C67AA">
              <w:rPr>
                <w:sz w:val="20"/>
                <w:lang w:val="de-DE"/>
              </w:rPr>
              <w:br/>
              <w:t xml:space="preserve">Ausgabe: $10,00 / 1 Mio. </w:t>
            </w:r>
            <w:r>
              <w:rPr>
                <w:sz w:val="20"/>
              </w:rPr>
              <w:t>Tokens (inkl. Denk-Tokens)</w:t>
            </w:r>
          </w:p>
        </w:tc>
      </w:tr>
      <w:tr w:rsidR="00CB633D" w:rsidRPr="00775F45" w14:paraId="46A45B2B" w14:textId="77777777">
        <w:trPr>
          <w:jc w:val="center"/>
        </w:trPr>
        <w:tc>
          <w:tcPr>
            <w:tcW w:w="4320" w:type="dxa"/>
          </w:tcPr>
          <w:p w14:paraId="52662EDE" w14:textId="77777777" w:rsidR="00CB633D" w:rsidRDefault="00ED647A">
            <w:r>
              <w:rPr>
                <w:b/>
                <w:sz w:val="20"/>
              </w:rPr>
              <w:t>Preis (Kostenlos-Tarif)</w:t>
            </w:r>
          </w:p>
        </w:tc>
        <w:tc>
          <w:tcPr>
            <w:tcW w:w="4320" w:type="dxa"/>
          </w:tcPr>
          <w:p w14:paraId="3520CEA5" w14:textId="77777777" w:rsidR="00CB633D" w:rsidRPr="006C67AA" w:rsidRDefault="00ED647A">
            <w:pPr>
              <w:rPr>
                <w:lang w:val="de-DE"/>
              </w:rPr>
            </w:pPr>
            <w:r w:rsidRPr="006C67AA">
              <w:rPr>
                <w:sz w:val="20"/>
                <w:lang w:val="de-DE"/>
              </w:rPr>
              <w:t>Kostenlos mit niedrigeren Rate-Limits</w:t>
            </w:r>
          </w:p>
        </w:tc>
      </w:tr>
      <w:tr w:rsidR="00CB633D" w:rsidRPr="00775F45" w14:paraId="36BE74F8" w14:textId="77777777">
        <w:trPr>
          <w:jc w:val="center"/>
        </w:trPr>
        <w:tc>
          <w:tcPr>
            <w:tcW w:w="4320" w:type="dxa"/>
          </w:tcPr>
          <w:p w14:paraId="2A4A688C" w14:textId="77777777" w:rsidR="00CB633D" w:rsidRDefault="00ED647A">
            <w:r>
              <w:rPr>
                <w:b/>
                <w:sz w:val="20"/>
              </w:rPr>
              <w:t>Grounding mit</w:t>
            </w:r>
            <w:r>
              <w:rPr>
                <w:b/>
                <w:sz w:val="20"/>
              </w:rPr>
              <w:br/>
              <w:t>Google Search</w:t>
            </w:r>
          </w:p>
        </w:tc>
        <w:tc>
          <w:tcPr>
            <w:tcW w:w="4320" w:type="dxa"/>
          </w:tcPr>
          <w:p w14:paraId="03999A3B" w14:textId="77777777" w:rsidR="00CB633D" w:rsidRPr="006C67AA" w:rsidRDefault="00ED647A">
            <w:pPr>
              <w:rPr>
                <w:lang w:val="de-DE"/>
              </w:rPr>
            </w:pPr>
            <w:r w:rsidRPr="006C67AA">
              <w:rPr>
                <w:sz w:val="20"/>
                <w:lang w:val="de-DE"/>
              </w:rPr>
              <w:t>1.500 Anfragen/Tag kostenlos.</w:t>
            </w:r>
            <w:r w:rsidRPr="006C67AA">
              <w:rPr>
                <w:sz w:val="20"/>
                <w:lang w:val="de-DE"/>
              </w:rPr>
              <w:br/>
              <w:t>Damit kann die KI aktuelle Daten aus dem</w:t>
            </w:r>
            <w:r w:rsidRPr="006C67AA">
              <w:rPr>
                <w:sz w:val="20"/>
                <w:lang w:val="de-DE"/>
              </w:rPr>
              <w:br/>
            </w:r>
            <w:r w:rsidRPr="006C67AA">
              <w:rPr>
                <w:sz w:val="20"/>
                <w:lang w:val="de-DE"/>
              </w:rPr>
              <w:t>Internet in Echtzeit abrufen.</w:t>
            </w:r>
          </w:p>
        </w:tc>
      </w:tr>
      <w:tr w:rsidR="00CB633D" w14:paraId="3BED7EA9" w14:textId="77777777">
        <w:trPr>
          <w:jc w:val="center"/>
        </w:trPr>
        <w:tc>
          <w:tcPr>
            <w:tcW w:w="4320" w:type="dxa"/>
          </w:tcPr>
          <w:p w14:paraId="439A1606" w14:textId="77777777" w:rsidR="00CB633D" w:rsidRDefault="00ED647A">
            <w:r>
              <w:rPr>
                <w:b/>
                <w:sz w:val="20"/>
              </w:rPr>
              <w:t>Kontext-Fenster</w:t>
            </w:r>
          </w:p>
        </w:tc>
        <w:tc>
          <w:tcPr>
            <w:tcW w:w="4320" w:type="dxa"/>
          </w:tcPr>
          <w:p w14:paraId="094BCC69" w14:textId="77777777" w:rsidR="00CB633D" w:rsidRDefault="00ED647A">
            <w:r>
              <w:rPr>
                <w:sz w:val="20"/>
              </w:rPr>
              <w:t>Bis zu 1 Mio. Tokens</w:t>
            </w:r>
          </w:p>
        </w:tc>
      </w:tr>
    </w:tbl>
    <w:p w14:paraId="2120DACF" w14:textId="77777777" w:rsidR="00CB633D" w:rsidRDefault="00CB633D"/>
    <w:p w14:paraId="047700A2" w14:textId="3D10D964" w:rsidR="00CB633D" w:rsidRPr="006C67AA" w:rsidDel="00F021A2" w:rsidRDefault="00ED647A">
      <w:pPr>
        <w:rPr>
          <w:del w:id="27" w:author="Waleri Moretz" w:date="2026-03-18T22:41:00Z" w16du:dateUtc="2026-03-18T21:41:00Z"/>
          <w:lang w:val="de-DE"/>
        </w:rPr>
      </w:pPr>
      <w:del w:id="28" w:author="Waleri Moretz" w:date="2026-03-18T22:41:00Z" w16du:dateUtc="2026-03-18T21:41:00Z">
        <w:r w:rsidRPr="006C67AA" w:rsidDel="00F021A2">
          <w:rPr>
            <w:lang w:val="de-DE"/>
          </w:rPr>
          <w:delText>Hinweis: Gemini 3.1 Pro Preview existiert als neuestes Modell, ist aber im Preview-Status (kann sich ändern, eingeschränkte Rate-Limits). Gemini 3 Pro Preview wurde am 9. März 2026 abgeschaltet. Wir empfehlen Gemini 2.5</w:delText>
        </w:r>
      </w:del>
      <w:ins w:id="29" w:author="Waleri Moretz" w:date="2026-03-18T22:45:00Z" w16du:dateUtc="2026-03-18T21:45:00Z">
        <w:r w:rsidR="0074541E">
          <w:rPr>
            <w:lang w:val="de-DE"/>
          </w:rPr>
          <w:t>3.1</w:t>
        </w:r>
      </w:ins>
      <w:del w:id="30" w:author="Waleri Moretz" w:date="2026-03-18T22:41:00Z" w16du:dateUtc="2026-03-18T21:41:00Z">
        <w:r w:rsidRPr="006C67AA" w:rsidDel="00F021A2">
          <w:rPr>
            <w:lang w:val="de-DE"/>
          </w:rPr>
          <w:delText xml:space="preserve"> Pro als stabile Lösung. Sobald ein neueres Modell stabil wird, kann kostenlos umgestellt werden.</w:delText>
        </w:r>
      </w:del>
    </w:p>
    <w:p w14:paraId="645FFAA0" w14:textId="77777777" w:rsidR="00CB633D" w:rsidRDefault="00ED647A">
      <w:pPr>
        <w:pStyle w:val="berschrift2"/>
      </w:pPr>
      <w:r>
        <w:t>Für Bildgenerierung</w:t>
      </w:r>
    </w:p>
    <w:tbl>
      <w:tblPr>
        <w:tblStyle w:val="Tabellenraster"/>
        <w:tblW w:w="0" w:type="auto"/>
        <w:jc w:val="center"/>
        <w:tblLook w:val="04A0" w:firstRow="1" w:lastRow="0" w:firstColumn="1" w:lastColumn="0" w:noHBand="0" w:noVBand="1"/>
      </w:tblPr>
      <w:tblGrid>
        <w:gridCol w:w="2160"/>
        <w:gridCol w:w="2160"/>
        <w:gridCol w:w="2160"/>
        <w:gridCol w:w="2160"/>
      </w:tblGrid>
      <w:tr w:rsidR="00CB633D" w14:paraId="60BD7065" w14:textId="77777777">
        <w:trPr>
          <w:jc w:val="center"/>
        </w:trPr>
        <w:tc>
          <w:tcPr>
            <w:tcW w:w="2160" w:type="dxa"/>
            <w:shd w:val="clear" w:color="auto" w:fill="0A66C2"/>
          </w:tcPr>
          <w:p w14:paraId="511EB9AB" w14:textId="77777777" w:rsidR="00CB633D" w:rsidRDefault="00ED647A">
            <w:r>
              <w:rPr>
                <w:b/>
                <w:color w:val="FFFFFF"/>
                <w:sz w:val="20"/>
              </w:rPr>
              <w:t>Modell</w:t>
            </w:r>
          </w:p>
        </w:tc>
        <w:tc>
          <w:tcPr>
            <w:tcW w:w="2160" w:type="dxa"/>
            <w:shd w:val="clear" w:color="auto" w:fill="0A66C2"/>
          </w:tcPr>
          <w:p w14:paraId="22C5C464" w14:textId="77777777" w:rsidR="00CB633D" w:rsidRDefault="00ED647A">
            <w:r>
              <w:rPr>
                <w:b/>
                <w:color w:val="FFFFFF"/>
                <w:sz w:val="20"/>
              </w:rPr>
              <w:t>Status</w:t>
            </w:r>
          </w:p>
        </w:tc>
        <w:tc>
          <w:tcPr>
            <w:tcW w:w="2160" w:type="dxa"/>
            <w:shd w:val="clear" w:color="auto" w:fill="0A66C2"/>
          </w:tcPr>
          <w:p w14:paraId="180C000E" w14:textId="77777777" w:rsidR="00CB633D" w:rsidRDefault="00ED647A">
            <w:r>
              <w:rPr>
                <w:b/>
                <w:color w:val="FFFFFF"/>
                <w:sz w:val="20"/>
              </w:rPr>
              <w:t>Preis</w:t>
            </w:r>
          </w:p>
        </w:tc>
        <w:tc>
          <w:tcPr>
            <w:tcW w:w="2160" w:type="dxa"/>
            <w:shd w:val="clear" w:color="auto" w:fill="0A66C2"/>
          </w:tcPr>
          <w:p w14:paraId="1F6AD6C1" w14:textId="77777777" w:rsidR="00CB633D" w:rsidRDefault="00ED647A">
            <w:r>
              <w:rPr>
                <w:b/>
                <w:color w:val="FFFFFF"/>
                <w:sz w:val="20"/>
              </w:rPr>
              <w:t>Einsatz</w:t>
            </w:r>
          </w:p>
        </w:tc>
      </w:tr>
      <w:tr w:rsidR="00CB633D" w14:paraId="6D4EF72F" w14:textId="77777777">
        <w:trPr>
          <w:jc w:val="center"/>
        </w:trPr>
        <w:tc>
          <w:tcPr>
            <w:tcW w:w="2160" w:type="dxa"/>
          </w:tcPr>
          <w:p w14:paraId="5E8DBB11" w14:textId="77777777" w:rsidR="00CB633D" w:rsidRDefault="00ED647A">
            <w:r>
              <w:rPr>
                <w:b/>
                <w:sz w:val="20"/>
              </w:rPr>
              <w:t>Imagen 4 Ultra</w:t>
            </w:r>
          </w:p>
        </w:tc>
        <w:tc>
          <w:tcPr>
            <w:tcW w:w="2160" w:type="dxa"/>
          </w:tcPr>
          <w:p w14:paraId="7E4E55FC" w14:textId="77777777" w:rsidR="00CB633D" w:rsidRDefault="00ED647A">
            <w:r>
              <w:rPr>
                <w:sz w:val="20"/>
              </w:rPr>
              <w:t>Stabil, verfügbar</w:t>
            </w:r>
          </w:p>
        </w:tc>
        <w:tc>
          <w:tcPr>
            <w:tcW w:w="2160" w:type="dxa"/>
          </w:tcPr>
          <w:p w14:paraId="1E45AA72" w14:textId="77777777" w:rsidR="00CB633D" w:rsidRDefault="00ED647A">
            <w:r>
              <w:rPr>
                <w:sz w:val="20"/>
              </w:rPr>
              <w:t>$0,06 / Bild</w:t>
            </w:r>
          </w:p>
        </w:tc>
        <w:tc>
          <w:tcPr>
            <w:tcW w:w="2160" w:type="dxa"/>
          </w:tcPr>
          <w:p w14:paraId="71A8A1AA" w14:textId="77777777" w:rsidR="00CB633D" w:rsidRDefault="00ED647A">
            <w:r w:rsidRPr="006C67AA">
              <w:rPr>
                <w:sz w:val="20"/>
                <w:lang w:val="de-DE"/>
              </w:rPr>
              <w:t>Höchste Bildqualität.</w:t>
            </w:r>
            <w:r w:rsidRPr="006C67AA">
              <w:rPr>
                <w:sz w:val="20"/>
                <w:lang w:val="de-DE"/>
              </w:rPr>
              <w:br/>
              <w:t>Bestes Text-Rendering.</w:t>
            </w:r>
            <w:r w:rsidRPr="006C67AA">
              <w:rPr>
                <w:sz w:val="20"/>
                <w:lang w:val="de-DE"/>
              </w:rPr>
              <w:br/>
            </w:r>
            <w:r>
              <w:rPr>
                <w:sz w:val="20"/>
              </w:rPr>
              <w:t>Unsere Hauptwahl.</w:t>
            </w:r>
          </w:p>
        </w:tc>
      </w:tr>
      <w:tr w:rsidR="00CB633D" w:rsidRPr="00775F45" w14:paraId="47C80668" w14:textId="77777777">
        <w:trPr>
          <w:jc w:val="center"/>
        </w:trPr>
        <w:tc>
          <w:tcPr>
            <w:tcW w:w="2160" w:type="dxa"/>
          </w:tcPr>
          <w:p w14:paraId="096DACCE" w14:textId="77777777" w:rsidR="00CB633D" w:rsidRDefault="00ED647A">
            <w:r>
              <w:rPr>
                <w:b/>
                <w:sz w:val="20"/>
              </w:rPr>
              <w:t>Imagen 4 Standard</w:t>
            </w:r>
          </w:p>
        </w:tc>
        <w:tc>
          <w:tcPr>
            <w:tcW w:w="2160" w:type="dxa"/>
          </w:tcPr>
          <w:p w14:paraId="4F8B0F83" w14:textId="77777777" w:rsidR="00CB633D" w:rsidRDefault="00ED647A">
            <w:r>
              <w:rPr>
                <w:sz w:val="20"/>
              </w:rPr>
              <w:t>Stabil, verfügbar</w:t>
            </w:r>
          </w:p>
        </w:tc>
        <w:tc>
          <w:tcPr>
            <w:tcW w:w="2160" w:type="dxa"/>
          </w:tcPr>
          <w:p w14:paraId="24DEE2AB" w14:textId="77777777" w:rsidR="00CB633D" w:rsidRDefault="00ED647A">
            <w:r>
              <w:rPr>
                <w:sz w:val="20"/>
              </w:rPr>
              <w:t>$0,04 / Bild</w:t>
            </w:r>
          </w:p>
        </w:tc>
        <w:tc>
          <w:tcPr>
            <w:tcW w:w="2160" w:type="dxa"/>
          </w:tcPr>
          <w:p w14:paraId="15AA77F1" w14:textId="77777777" w:rsidR="00CB633D" w:rsidRPr="006C67AA" w:rsidRDefault="00ED647A">
            <w:pPr>
              <w:rPr>
                <w:lang w:val="de-DE"/>
              </w:rPr>
            </w:pPr>
            <w:r w:rsidRPr="006C67AA">
              <w:rPr>
                <w:sz w:val="20"/>
                <w:lang w:val="de-DE"/>
              </w:rPr>
              <w:t>Sehr gute Qualität.</w:t>
            </w:r>
            <w:r w:rsidRPr="006C67AA">
              <w:rPr>
                <w:sz w:val="20"/>
                <w:lang w:val="de-DE"/>
              </w:rPr>
              <w:br/>
              <w:t>Alternative bei Kostenfokus.</w:t>
            </w:r>
          </w:p>
        </w:tc>
      </w:tr>
      <w:tr w:rsidR="00CB633D" w14:paraId="7830A180" w14:textId="77777777">
        <w:trPr>
          <w:jc w:val="center"/>
        </w:trPr>
        <w:tc>
          <w:tcPr>
            <w:tcW w:w="2160" w:type="dxa"/>
          </w:tcPr>
          <w:p w14:paraId="5FAAA3EA" w14:textId="77777777" w:rsidR="00CB633D" w:rsidRDefault="00ED647A">
            <w:r>
              <w:rPr>
                <w:b/>
                <w:sz w:val="20"/>
              </w:rPr>
              <w:t>Gemini 3.1 Flash Image</w:t>
            </w:r>
            <w:r>
              <w:rPr>
                <w:b/>
                <w:sz w:val="20"/>
              </w:rPr>
              <w:br/>
              <w:t>(Nano Banana)</w:t>
            </w:r>
          </w:p>
        </w:tc>
        <w:tc>
          <w:tcPr>
            <w:tcW w:w="2160" w:type="dxa"/>
          </w:tcPr>
          <w:p w14:paraId="305F2392" w14:textId="77777777" w:rsidR="00CB633D" w:rsidRDefault="00ED647A">
            <w:r>
              <w:rPr>
                <w:sz w:val="20"/>
              </w:rPr>
              <w:t>Preview (kann sich ändern)</w:t>
            </w:r>
          </w:p>
        </w:tc>
        <w:tc>
          <w:tcPr>
            <w:tcW w:w="2160" w:type="dxa"/>
          </w:tcPr>
          <w:p w14:paraId="4CE47087" w14:textId="77777777" w:rsidR="00CB633D" w:rsidRDefault="00ED647A">
            <w:r>
              <w:rPr>
                <w:sz w:val="20"/>
              </w:rPr>
              <w:t>$0,067 / Bild (1K)</w:t>
            </w:r>
          </w:p>
        </w:tc>
        <w:tc>
          <w:tcPr>
            <w:tcW w:w="2160" w:type="dxa"/>
          </w:tcPr>
          <w:p w14:paraId="72BDD8BC" w14:textId="77777777" w:rsidR="00CB633D" w:rsidRDefault="00ED647A">
            <w:r>
              <w:rPr>
                <w:sz w:val="20"/>
              </w:rPr>
              <w:t>Versteht Textkontext.</w:t>
            </w:r>
            <w:r>
              <w:rPr>
                <w:sz w:val="20"/>
              </w:rPr>
              <w:br/>
              <w:t>Kreative Konzeptbilder.</w:t>
            </w:r>
          </w:p>
        </w:tc>
      </w:tr>
      <w:tr w:rsidR="00CB633D" w:rsidRPr="00775F45" w14:paraId="526B5CB5" w14:textId="77777777">
        <w:trPr>
          <w:jc w:val="center"/>
        </w:trPr>
        <w:tc>
          <w:tcPr>
            <w:tcW w:w="2160" w:type="dxa"/>
          </w:tcPr>
          <w:p w14:paraId="7CB0996B" w14:textId="77777777" w:rsidR="00CB633D" w:rsidRDefault="00ED647A">
            <w:r>
              <w:rPr>
                <w:b/>
                <w:sz w:val="20"/>
              </w:rPr>
              <w:lastRenderedPageBreak/>
              <w:t>Gemini 3 Pro Image</w:t>
            </w:r>
            <w:r>
              <w:rPr>
                <w:b/>
                <w:sz w:val="20"/>
              </w:rPr>
              <w:br/>
              <w:t>(Nano Banana)</w:t>
            </w:r>
          </w:p>
        </w:tc>
        <w:tc>
          <w:tcPr>
            <w:tcW w:w="2160" w:type="dxa"/>
          </w:tcPr>
          <w:p w14:paraId="1DFA89B2" w14:textId="77777777" w:rsidR="00CB633D" w:rsidRPr="006C67AA" w:rsidRDefault="00ED647A">
            <w:pPr>
              <w:rPr>
                <w:lang w:val="de-DE"/>
              </w:rPr>
            </w:pPr>
            <w:r w:rsidRPr="006C67AA">
              <w:rPr>
                <w:sz w:val="20"/>
                <w:lang w:val="de-DE"/>
              </w:rPr>
              <w:t>Preview</w:t>
            </w:r>
            <w:r w:rsidRPr="006C67AA">
              <w:rPr>
                <w:sz w:val="20"/>
                <w:lang w:val="de-DE"/>
              </w:rPr>
              <w:br/>
              <w:t>(Basis-Modell wurde am</w:t>
            </w:r>
            <w:r w:rsidRPr="006C67AA">
              <w:rPr>
                <w:sz w:val="20"/>
                <w:lang w:val="de-DE"/>
              </w:rPr>
              <w:br/>
              <w:t>9.3.2026 abgeschaltet;</w:t>
            </w:r>
            <w:r w:rsidRPr="006C67AA">
              <w:rPr>
                <w:sz w:val="20"/>
                <w:lang w:val="de-DE"/>
              </w:rPr>
              <w:br/>
              <w:t>Image-Variante war zum</w:t>
            </w:r>
            <w:r w:rsidRPr="006C67AA">
              <w:rPr>
                <w:sz w:val="20"/>
                <w:lang w:val="de-DE"/>
              </w:rPr>
              <w:br/>
              <w:t>Zeitpunkt der Recherche</w:t>
            </w:r>
            <w:r w:rsidRPr="006C67AA">
              <w:rPr>
                <w:sz w:val="20"/>
                <w:lang w:val="de-DE"/>
              </w:rPr>
              <w:br/>
              <w:t>noch gelistet)</w:t>
            </w:r>
          </w:p>
        </w:tc>
        <w:tc>
          <w:tcPr>
            <w:tcW w:w="2160" w:type="dxa"/>
          </w:tcPr>
          <w:p w14:paraId="2F8133D4" w14:textId="77777777" w:rsidR="00CB633D" w:rsidRDefault="00ED647A">
            <w:r>
              <w:rPr>
                <w:sz w:val="20"/>
              </w:rPr>
              <w:t>$0,134 / Bild (1K/2K)</w:t>
            </w:r>
          </w:p>
        </w:tc>
        <w:tc>
          <w:tcPr>
            <w:tcW w:w="2160" w:type="dxa"/>
          </w:tcPr>
          <w:p w14:paraId="0AAE0E68" w14:textId="77777777" w:rsidR="00CB633D" w:rsidRPr="006C67AA" w:rsidRDefault="00ED647A">
            <w:pPr>
              <w:rPr>
                <w:lang w:val="de-DE"/>
              </w:rPr>
            </w:pPr>
            <w:r w:rsidRPr="006C67AA">
              <w:rPr>
                <w:sz w:val="20"/>
                <w:lang w:val="de-DE"/>
              </w:rPr>
              <w:t>Höchste kreative Qualität.</w:t>
            </w:r>
            <w:r w:rsidRPr="006C67AA">
              <w:rPr>
                <w:sz w:val="20"/>
                <w:lang w:val="de-DE"/>
              </w:rPr>
              <w:br/>
              <w:t>Nutzung nur wenn</w:t>
            </w:r>
            <w:r w:rsidRPr="006C67AA">
              <w:rPr>
                <w:sz w:val="20"/>
                <w:lang w:val="de-DE"/>
              </w:rPr>
              <w:br/>
              <w:t>verfügbar bestätigt.</w:t>
            </w:r>
          </w:p>
        </w:tc>
      </w:tr>
    </w:tbl>
    <w:p w14:paraId="7BD07D0B" w14:textId="77777777" w:rsidR="00CB633D" w:rsidRPr="006C67AA" w:rsidRDefault="00CB633D">
      <w:pPr>
        <w:rPr>
          <w:lang w:val="de-DE"/>
        </w:rPr>
      </w:pPr>
    </w:p>
    <w:p w14:paraId="085A016A" w14:textId="77777777" w:rsidR="00CB633D" w:rsidRPr="006C67AA" w:rsidRDefault="00ED647A">
      <w:pPr>
        <w:rPr>
          <w:lang w:val="de-DE"/>
        </w:rPr>
      </w:pPr>
      <w:r w:rsidRPr="006C67AA">
        <w:rPr>
          <w:lang w:val="de-DE"/>
        </w:rPr>
        <w:t>Unser Ansatz: Imagen 4 Ultra als zuverlässige Hauptlösung für Beitragsbilder. Zusätzlich ein HTML-Template-System für gebrandete Grafiken mit Logo, Zahlen und Text-Overlays. Die Nano-Banana-Modelle als kreative Ergänzung, solange sie verfügbar sind.</w:t>
      </w:r>
    </w:p>
    <w:p w14:paraId="7FF50111" w14:textId="77777777" w:rsidR="00CB633D" w:rsidRPr="006C67AA" w:rsidRDefault="00ED647A">
      <w:pPr>
        <w:pStyle w:val="berschrift2"/>
        <w:rPr>
          <w:lang w:val="de-DE"/>
        </w:rPr>
      </w:pPr>
      <w:r w:rsidRPr="006C67AA">
        <w:rPr>
          <w:lang w:val="de-DE"/>
        </w:rPr>
        <w:t>Realistische Kostenberechnung pro Monat (15 Beiträge)</w:t>
      </w:r>
    </w:p>
    <w:tbl>
      <w:tblPr>
        <w:tblStyle w:val="Tabellenraster"/>
        <w:tblW w:w="0" w:type="auto"/>
        <w:jc w:val="center"/>
        <w:tblLook w:val="04A0" w:firstRow="1" w:lastRow="0" w:firstColumn="1" w:lastColumn="0" w:noHBand="0" w:noVBand="1"/>
      </w:tblPr>
      <w:tblGrid>
        <w:gridCol w:w="2880"/>
        <w:gridCol w:w="2880"/>
        <w:gridCol w:w="2880"/>
      </w:tblGrid>
      <w:tr w:rsidR="00CB633D" w14:paraId="5D3FEF74" w14:textId="77777777">
        <w:trPr>
          <w:jc w:val="center"/>
        </w:trPr>
        <w:tc>
          <w:tcPr>
            <w:tcW w:w="2880" w:type="dxa"/>
            <w:shd w:val="clear" w:color="auto" w:fill="0A66C2"/>
          </w:tcPr>
          <w:p w14:paraId="7536E6E7" w14:textId="77777777" w:rsidR="00CB633D" w:rsidRDefault="00ED647A">
            <w:r>
              <w:rPr>
                <w:b/>
                <w:color w:val="FFFFFF"/>
                <w:sz w:val="20"/>
              </w:rPr>
              <w:t>Position</w:t>
            </w:r>
          </w:p>
        </w:tc>
        <w:tc>
          <w:tcPr>
            <w:tcW w:w="2880" w:type="dxa"/>
            <w:shd w:val="clear" w:color="auto" w:fill="0A66C2"/>
          </w:tcPr>
          <w:p w14:paraId="56452454" w14:textId="77777777" w:rsidR="00CB633D" w:rsidRDefault="00ED647A">
            <w:r>
              <w:rPr>
                <w:b/>
                <w:color w:val="FFFFFF"/>
                <w:sz w:val="20"/>
              </w:rPr>
              <w:t>Berechnung</w:t>
            </w:r>
          </w:p>
        </w:tc>
        <w:tc>
          <w:tcPr>
            <w:tcW w:w="2880" w:type="dxa"/>
            <w:shd w:val="clear" w:color="auto" w:fill="0A66C2"/>
          </w:tcPr>
          <w:p w14:paraId="358F8076" w14:textId="77777777" w:rsidR="00CB633D" w:rsidRDefault="00ED647A">
            <w:r>
              <w:rPr>
                <w:b/>
                <w:color w:val="FFFFFF"/>
                <w:sz w:val="20"/>
              </w:rPr>
              <w:t>Kosten/Monat</w:t>
            </w:r>
          </w:p>
        </w:tc>
      </w:tr>
      <w:tr w:rsidR="00CB633D" w14:paraId="3480BA1E" w14:textId="77777777">
        <w:trPr>
          <w:jc w:val="center"/>
        </w:trPr>
        <w:tc>
          <w:tcPr>
            <w:tcW w:w="2880" w:type="dxa"/>
          </w:tcPr>
          <w:p w14:paraId="78D22501" w14:textId="19034BF8" w:rsidR="00CB633D" w:rsidRDefault="00ED647A">
            <w:r>
              <w:rPr>
                <w:b/>
                <w:sz w:val="20"/>
              </w:rPr>
              <w:t>Texterstellung</w:t>
            </w:r>
            <w:r>
              <w:rPr>
                <w:b/>
                <w:sz w:val="20"/>
              </w:rPr>
              <w:br/>
              <w:t xml:space="preserve">(Gemini </w:t>
            </w:r>
            <w:del w:id="31" w:author="Waleri Moretz" w:date="2026-03-18T22:45:00Z" w16du:dateUtc="2026-03-18T21:45:00Z">
              <w:r w:rsidDel="0074541E">
                <w:rPr>
                  <w:b/>
                  <w:sz w:val="20"/>
                </w:rPr>
                <w:delText>2.5</w:delText>
              </w:r>
            </w:del>
            <w:ins w:id="32" w:author="Waleri Moretz" w:date="2026-03-18T22:45:00Z" w16du:dateUtc="2026-03-18T21:45:00Z">
              <w:r w:rsidR="0074541E">
                <w:rPr>
                  <w:b/>
                  <w:sz w:val="20"/>
                </w:rPr>
                <w:t>3.1</w:t>
              </w:r>
            </w:ins>
            <w:r>
              <w:rPr>
                <w:b/>
                <w:sz w:val="20"/>
              </w:rPr>
              <w:t xml:space="preserve"> Pro)</w:t>
            </w:r>
          </w:p>
        </w:tc>
        <w:tc>
          <w:tcPr>
            <w:tcW w:w="2880" w:type="dxa"/>
          </w:tcPr>
          <w:p w14:paraId="30E29ED6" w14:textId="77777777" w:rsidR="00CB633D" w:rsidRPr="006C67AA" w:rsidRDefault="00ED647A">
            <w:pPr>
              <w:rPr>
                <w:lang w:val="de-DE"/>
              </w:rPr>
            </w:pPr>
            <w:r w:rsidRPr="006C67AA">
              <w:rPr>
                <w:sz w:val="20"/>
                <w:lang w:val="de-DE"/>
              </w:rPr>
              <w:t>15 Beiträge × ca. 8.000 Tokens Eingabe</w:t>
            </w:r>
            <w:r w:rsidRPr="006C67AA">
              <w:rPr>
                <w:sz w:val="20"/>
                <w:lang w:val="de-DE"/>
              </w:rPr>
              <w:br/>
            </w:r>
            <w:r w:rsidRPr="006C67AA">
              <w:rPr>
                <w:sz w:val="20"/>
                <w:lang w:val="de-DE"/>
              </w:rPr>
              <w:t>(Prompt + Kontext + Rechercheergebnisse)</w:t>
            </w:r>
            <w:r w:rsidRPr="006C67AA">
              <w:rPr>
                <w:sz w:val="20"/>
                <w:lang w:val="de-DE"/>
              </w:rPr>
              <w:br/>
              <w:t>+ ca. 3.000 Tokens Ausgabe pro Beitrag</w:t>
            </w:r>
            <w:r w:rsidRPr="006C67AA">
              <w:rPr>
                <w:sz w:val="20"/>
                <w:lang w:val="de-DE"/>
              </w:rPr>
              <w:br/>
              <w:t>Gesamt: ~120.000 Input + ~45.000 Output</w:t>
            </w:r>
          </w:p>
        </w:tc>
        <w:tc>
          <w:tcPr>
            <w:tcW w:w="2880" w:type="dxa"/>
          </w:tcPr>
          <w:p w14:paraId="00F43ACF" w14:textId="77777777" w:rsidR="00CB633D" w:rsidRDefault="00ED647A">
            <w:r>
              <w:rPr>
                <w:sz w:val="20"/>
              </w:rPr>
              <w:t>Input: $0,15</w:t>
            </w:r>
            <w:r>
              <w:rPr>
                <w:sz w:val="20"/>
              </w:rPr>
              <w:br/>
              <w:t>Output: $0,45</w:t>
            </w:r>
            <w:r>
              <w:rPr>
                <w:sz w:val="20"/>
              </w:rPr>
              <w:br/>
              <w:t>= ca. $0,60</w:t>
            </w:r>
            <w:r>
              <w:rPr>
                <w:sz w:val="20"/>
              </w:rPr>
              <w:br/>
              <w:t>≈ 0,55 EUR</w:t>
            </w:r>
          </w:p>
        </w:tc>
      </w:tr>
      <w:tr w:rsidR="00CB633D" w14:paraId="198282AC" w14:textId="77777777">
        <w:trPr>
          <w:jc w:val="center"/>
        </w:trPr>
        <w:tc>
          <w:tcPr>
            <w:tcW w:w="2880" w:type="dxa"/>
          </w:tcPr>
          <w:p w14:paraId="4970DD1A" w14:textId="77777777" w:rsidR="00CB633D" w:rsidRDefault="00ED647A">
            <w:r>
              <w:rPr>
                <w:b/>
                <w:sz w:val="20"/>
              </w:rPr>
              <w:t>Google Search</w:t>
            </w:r>
            <w:r>
              <w:rPr>
                <w:b/>
                <w:sz w:val="20"/>
              </w:rPr>
              <w:br/>
              <w:t>Grounding</w:t>
            </w:r>
          </w:p>
        </w:tc>
        <w:tc>
          <w:tcPr>
            <w:tcW w:w="2880" w:type="dxa"/>
          </w:tcPr>
          <w:p w14:paraId="09DF0960" w14:textId="77777777" w:rsidR="00CB633D" w:rsidRDefault="00ED647A">
            <w:r>
              <w:rPr>
                <w:sz w:val="20"/>
              </w:rPr>
              <w:t>15 Anfragen/Monat</w:t>
            </w:r>
            <w:r>
              <w:rPr>
                <w:sz w:val="20"/>
              </w:rPr>
              <w:br/>
              <w:t>(1.500/Tag kostenlos)</w:t>
            </w:r>
          </w:p>
        </w:tc>
        <w:tc>
          <w:tcPr>
            <w:tcW w:w="2880" w:type="dxa"/>
          </w:tcPr>
          <w:p w14:paraId="4C775847" w14:textId="77777777" w:rsidR="00CB633D" w:rsidRDefault="00ED647A">
            <w:r>
              <w:rPr>
                <w:sz w:val="20"/>
              </w:rPr>
              <w:t>$0,00</w:t>
            </w:r>
          </w:p>
        </w:tc>
      </w:tr>
      <w:tr w:rsidR="00CB633D" w14:paraId="27BCE82A" w14:textId="77777777">
        <w:trPr>
          <w:jc w:val="center"/>
        </w:trPr>
        <w:tc>
          <w:tcPr>
            <w:tcW w:w="2880" w:type="dxa"/>
          </w:tcPr>
          <w:p w14:paraId="3EDBC305" w14:textId="77777777" w:rsidR="00CB633D" w:rsidRDefault="00ED647A">
            <w:r>
              <w:rPr>
                <w:b/>
                <w:sz w:val="20"/>
              </w:rPr>
              <w:t>Bildgenerierung</w:t>
            </w:r>
            <w:r>
              <w:rPr>
                <w:b/>
                <w:sz w:val="20"/>
              </w:rPr>
              <w:br/>
              <w:t>(Imagen 4 Ultra)</w:t>
            </w:r>
          </w:p>
        </w:tc>
        <w:tc>
          <w:tcPr>
            <w:tcW w:w="2880" w:type="dxa"/>
          </w:tcPr>
          <w:p w14:paraId="0FD57C0C" w14:textId="77777777" w:rsidR="00CB633D" w:rsidRDefault="00ED647A">
            <w:r>
              <w:rPr>
                <w:sz w:val="20"/>
              </w:rPr>
              <w:t>15 Bilder × $0,06</w:t>
            </w:r>
          </w:p>
        </w:tc>
        <w:tc>
          <w:tcPr>
            <w:tcW w:w="2880" w:type="dxa"/>
          </w:tcPr>
          <w:p w14:paraId="0C049B0D" w14:textId="77777777" w:rsidR="00CB633D" w:rsidRDefault="00ED647A">
            <w:r>
              <w:rPr>
                <w:sz w:val="20"/>
              </w:rPr>
              <w:t>$0,90</w:t>
            </w:r>
            <w:r>
              <w:rPr>
                <w:sz w:val="20"/>
              </w:rPr>
              <w:br/>
              <w:t>≈ 0,83 EUR</w:t>
            </w:r>
          </w:p>
        </w:tc>
      </w:tr>
      <w:tr w:rsidR="00CB633D" w14:paraId="1ECDA022" w14:textId="77777777">
        <w:trPr>
          <w:jc w:val="center"/>
        </w:trPr>
        <w:tc>
          <w:tcPr>
            <w:tcW w:w="2880" w:type="dxa"/>
          </w:tcPr>
          <w:p w14:paraId="15234DB4" w14:textId="2E86324D" w:rsidR="00CB633D" w:rsidRDefault="00ED647A">
            <w:r>
              <w:rPr>
                <w:b/>
                <w:sz w:val="20"/>
              </w:rPr>
              <w:t>Wert-Kommentare</w:t>
            </w:r>
            <w:r>
              <w:rPr>
                <w:b/>
                <w:sz w:val="20"/>
              </w:rPr>
              <w:br/>
              <w:t xml:space="preserve">(Gemini </w:t>
            </w:r>
            <w:del w:id="33" w:author="Waleri Moretz" w:date="2026-03-18T22:45:00Z" w16du:dateUtc="2026-03-18T21:45:00Z">
              <w:r w:rsidDel="0074541E">
                <w:rPr>
                  <w:b/>
                  <w:sz w:val="20"/>
                </w:rPr>
                <w:delText>2.5</w:delText>
              </w:r>
            </w:del>
            <w:ins w:id="34" w:author="Waleri Moretz" w:date="2026-03-18T22:45:00Z" w16du:dateUtc="2026-03-18T21:45:00Z">
              <w:r w:rsidR="0074541E">
                <w:rPr>
                  <w:b/>
                  <w:sz w:val="20"/>
                </w:rPr>
                <w:t>3.1</w:t>
              </w:r>
            </w:ins>
            <w:r>
              <w:rPr>
                <w:b/>
                <w:sz w:val="20"/>
              </w:rPr>
              <w:t xml:space="preserve"> Pro)</w:t>
            </w:r>
          </w:p>
        </w:tc>
        <w:tc>
          <w:tcPr>
            <w:tcW w:w="2880" w:type="dxa"/>
          </w:tcPr>
          <w:p w14:paraId="0668BFF2" w14:textId="77777777" w:rsidR="00CB633D" w:rsidRDefault="00ED647A">
            <w:r>
              <w:rPr>
                <w:sz w:val="20"/>
              </w:rPr>
              <w:t>15 Kommentare × ca. 1.500 Tokens</w:t>
            </w:r>
          </w:p>
        </w:tc>
        <w:tc>
          <w:tcPr>
            <w:tcW w:w="2880" w:type="dxa"/>
          </w:tcPr>
          <w:p w14:paraId="7B985A50" w14:textId="77777777" w:rsidR="00CB633D" w:rsidRDefault="00ED647A">
            <w:r>
              <w:rPr>
                <w:sz w:val="20"/>
              </w:rPr>
              <w:t>ca. $0,02</w:t>
            </w:r>
            <w:r>
              <w:rPr>
                <w:sz w:val="20"/>
              </w:rPr>
              <w:br/>
              <w:t>≈ vernachlässigbar</w:t>
            </w:r>
          </w:p>
        </w:tc>
      </w:tr>
      <w:tr w:rsidR="00CB633D" w14:paraId="3AA720F4" w14:textId="77777777">
        <w:trPr>
          <w:jc w:val="center"/>
        </w:trPr>
        <w:tc>
          <w:tcPr>
            <w:tcW w:w="2880" w:type="dxa"/>
          </w:tcPr>
          <w:p w14:paraId="5184EF93" w14:textId="77777777" w:rsidR="00CB633D" w:rsidRDefault="00ED647A">
            <w:r>
              <w:rPr>
                <w:b/>
                <w:sz w:val="20"/>
              </w:rPr>
              <w:t>Puffer für</w:t>
            </w:r>
            <w:r>
              <w:rPr>
                <w:b/>
                <w:sz w:val="20"/>
              </w:rPr>
              <w:br/>
              <w:t>zusätzliche Nutzung</w:t>
            </w:r>
          </w:p>
        </w:tc>
        <w:tc>
          <w:tcPr>
            <w:tcW w:w="2880" w:type="dxa"/>
          </w:tcPr>
          <w:p w14:paraId="73E7AF38" w14:textId="77777777" w:rsidR="00CB633D" w:rsidRDefault="00ED647A">
            <w:r>
              <w:rPr>
                <w:sz w:val="20"/>
              </w:rPr>
              <w:t>Tests, Varianten, Überarbeitungen</w:t>
            </w:r>
          </w:p>
        </w:tc>
        <w:tc>
          <w:tcPr>
            <w:tcW w:w="2880" w:type="dxa"/>
          </w:tcPr>
          <w:p w14:paraId="1A39E8DD" w14:textId="77777777" w:rsidR="00CB633D" w:rsidRDefault="00ED647A">
            <w:r>
              <w:rPr>
                <w:sz w:val="20"/>
              </w:rPr>
              <w:t>ca. $1-3</w:t>
            </w:r>
          </w:p>
        </w:tc>
      </w:tr>
      <w:tr w:rsidR="00CB633D" w14:paraId="1C4E8F53" w14:textId="77777777">
        <w:trPr>
          <w:jc w:val="center"/>
        </w:trPr>
        <w:tc>
          <w:tcPr>
            <w:tcW w:w="2880" w:type="dxa"/>
          </w:tcPr>
          <w:p w14:paraId="38A81319" w14:textId="77777777" w:rsidR="00CB633D" w:rsidRDefault="00ED647A">
            <w:r>
              <w:rPr>
                <w:b/>
                <w:sz w:val="20"/>
              </w:rPr>
              <w:t>GESAMT</w:t>
            </w:r>
            <w:r>
              <w:rPr>
                <w:b/>
                <w:sz w:val="20"/>
              </w:rPr>
              <w:br/>
              <w:t>(KI-Kosten)</w:t>
            </w:r>
          </w:p>
        </w:tc>
        <w:tc>
          <w:tcPr>
            <w:tcW w:w="2880" w:type="dxa"/>
          </w:tcPr>
          <w:p w14:paraId="22F1737C" w14:textId="77777777" w:rsidR="00CB633D" w:rsidRDefault="00CB633D"/>
        </w:tc>
        <w:tc>
          <w:tcPr>
            <w:tcW w:w="2880" w:type="dxa"/>
          </w:tcPr>
          <w:p w14:paraId="23E827E0" w14:textId="77777777" w:rsidR="00CB633D" w:rsidRDefault="00ED647A">
            <w:r>
              <w:rPr>
                <w:sz w:val="20"/>
              </w:rPr>
              <w:t>ca. 2-5 EUR</w:t>
            </w:r>
            <w:r>
              <w:rPr>
                <w:sz w:val="20"/>
              </w:rPr>
              <w:br/>
              <w:t>pro Monat</w:t>
            </w:r>
          </w:p>
        </w:tc>
      </w:tr>
    </w:tbl>
    <w:p w14:paraId="0CDD198E" w14:textId="77777777" w:rsidR="00CB633D" w:rsidRDefault="00CB633D"/>
    <w:p w14:paraId="192A0B1E" w14:textId="77777777" w:rsidR="00CB633D" w:rsidRPr="006C67AA" w:rsidRDefault="00ED647A">
      <w:pPr>
        <w:rPr>
          <w:lang w:val="de-DE"/>
        </w:rPr>
      </w:pPr>
      <w:r w:rsidRPr="006C67AA">
        <w:rPr>
          <w:b/>
          <w:lang w:val="de-DE"/>
        </w:rPr>
        <w:t xml:space="preserve">Zum Vergleich: </w:t>
      </w:r>
      <w:r w:rsidRPr="006C67AA">
        <w:rPr>
          <w:lang w:val="de-DE"/>
        </w:rPr>
        <w:t>Ein einzelnes Drittanbieter-Tool wie Expandi kostet $99/Monat — also das 20-50-fache der reinen KI-Kosten bei Eigenentwicklung.</w:t>
      </w:r>
    </w:p>
    <w:p w14:paraId="7CF95004" w14:textId="77777777" w:rsidR="00CB633D" w:rsidRPr="006C67AA" w:rsidRDefault="00ED647A">
      <w:pPr>
        <w:rPr>
          <w:lang w:val="de-DE"/>
        </w:rPr>
      </w:pPr>
      <w:r w:rsidRPr="006C67AA">
        <w:rPr>
          <w:lang w:val="de-DE"/>
        </w:rPr>
        <w:br w:type="page"/>
      </w:r>
    </w:p>
    <w:p w14:paraId="037FACA8" w14:textId="77777777" w:rsidR="00CB633D" w:rsidRPr="006C67AA" w:rsidRDefault="00ED647A">
      <w:pPr>
        <w:pStyle w:val="berschrift1"/>
        <w:rPr>
          <w:lang w:val="de-DE"/>
        </w:rPr>
      </w:pPr>
      <w:r w:rsidRPr="006C67AA">
        <w:rPr>
          <w:lang w:val="de-DE"/>
        </w:rPr>
        <w:lastRenderedPageBreak/>
        <w:t>5. Was die offizielle LinkedIn-API tatsächlich kann (und was nicht)</w:t>
      </w:r>
    </w:p>
    <w:p w14:paraId="540F5E9B" w14:textId="77777777" w:rsidR="00CB633D" w:rsidRPr="006C67AA" w:rsidRDefault="00CB633D">
      <w:pPr>
        <w:pBdr>
          <w:bottom w:val="single" w:sz="6" w:space="1" w:color="0A66C2"/>
        </w:pBdr>
        <w:rPr>
          <w:lang w:val="de-DE"/>
        </w:rPr>
      </w:pPr>
    </w:p>
    <w:p w14:paraId="6CAD3546" w14:textId="77777777" w:rsidR="00CB633D" w:rsidRPr="006C67AA" w:rsidRDefault="00ED647A">
      <w:pPr>
        <w:rPr>
          <w:lang w:val="de-DE"/>
        </w:rPr>
      </w:pPr>
      <w:r w:rsidRPr="006C67AA">
        <w:rPr>
          <w:lang w:val="de-DE"/>
        </w:rPr>
        <w:t>Die folgenden Angaben basieren auf der offiziellen Microsoft/LinkedIn-Dokumentation (learn.microsoft.com/en-us/linkedin), abgerufen am 18. März 2026. Wir unterscheiden zwischen frei verfügbaren Funktionen und eingeschränkten Funktionen.</w:t>
      </w:r>
    </w:p>
    <w:p w14:paraId="4BE1BDE2" w14:textId="77777777" w:rsidR="00CB633D" w:rsidRPr="006C67AA" w:rsidRDefault="00ED647A">
      <w:pPr>
        <w:pStyle w:val="berschrift2"/>
        <w:rPr>
          <w:lang w:val="de-DE"/>
        </w:rPr>
      </w:pPr>
      <w:r w:rsidRPr="006C67AA">
        <w:rPr>
          <w:lang w:val="de-DE"/>
        </w:rPr>
        <w:t>Frei verfügbar (Selbstbedienung)</w:t>
      </w:r>
    </w:p>
    <w:p w14:paraId="2E3E5FE5" w14:textId="77777777" w:rsidR="00CB633D" w:rsidRDefault="00ED647A">
      <w:r w:rsidRPr="006C67AA">
        <w:rPr>
          <w:lang w:val="de-DE"/>
        </w:rPr>
        <w:t xml:space="preserve">Diese Funktionen stehen über das „Share on LinkedIn"-Produkt im LinkedIn Developer Portal zur Verfügung. </w:t>
      </w:r>
      <w:r>
        <w:t>Keine Partner-Bewerbung nötig. Berechtigung: w_member_social.</w:t>
      </w:r>
    </w:p>
    <w:tbl>
      <w:tblPr>
        <w:tblStyle w:val="Tabellenraster"/>
        <w:tblW w:w="0" w:type="auto"/>
        <w:jc w:val="center"/>
        <w:tblLook w:val="04A0" w:firstRow="1" w:lastRow="0" w:firstColumn="1" w:lastColumn="0" w:noHBand="0" w:noVBand="1"/>
      </w:tblPr>
      <w:tblGrid>
        <w:gridCol w:w="2880"/>
        <w:gridCol w:w="2880"/>
        <w:gridCol w:w="2880"/>
      </w:tblGrid>
      <w:tr w:rsidR="00CB633D" w14:paraId="4C16A349" w14:textId="77777777">
        <w:trPr>
          <w:jc w:val="center"/>
        </w:trPr>
        <w:tc>
          <w:tcPr>
            <w:tcW w:w="2880" w:type="dxa"/>
            <w:shd w:val="clear" w:color="auto" w:fill="0A66C2"/>
          </w:tcPr>
          <w:p w14:paraId="29F19109" w14:textId="77777777" w:rsidR="00CB633D" w:rsidRDefault="00ED647A">
            <w:r>
              <w:rPr>
                <w:b/>
                <w:color w:val="FFFFFF"/>
                <w:sz w:val="20"/>
              </w:rPr>
              <w:t>Funktion</w:t>
            </w:r>
          </w:p>
        </w:tc>
        <w:tc>
          <w:tcPr>
            <w:tcW w:w="2880" w:type="dxa"/>
            <w:shd w:val="clear" w:color="auto" w:fill="0A66C2"/>
          </w:tcPr>
          <w:p w14:paraId="3355CCA1" w14:textId="77777777" w:rsidR="00CB633D" w:rsidRDefault="00ED647A">
            <w:r>
              <w:rPr>
                <w:b/>
                <w:color w:val="FFFFFF"/>
                <w:sz w:val="20"/>
              </w:rPr>
              <w:t>Status</w:t>
            </w:r>
          </w:p>
        </w:tc>
        <w:tc>
          <w:tcPr>
            <w:tcW w:w="2880" w:type="dxa"/>
            <w:shd w:val="clear" w:color="auto" w:fill="0A66C2"/>
          </w:tcPr>
          <w:p w14:paraId="7D980577" w14:textId="77777777" w:rsidR="00CB633D" w:rsidRDefault="00ED647A">
            <w:r>
              <w:rPr>
                <w:b/>
                <w:color w:val="FFFFFF"/>
                <w:sz w:val="20"/>
              </w:rPr>
              <w:t>Details</w:t>
            </w:r>
          </w:p>
        </w:tc>
      </w:tr>
      <w:tr w:rsidR="00CB633D" w:rsidRPr="00900765" w14:paraId="3611D306" w14:textId="77777777">
        <w:trPr>
          <w:jc w:val="center"/>
        </w:trPr>
        <w:tc>
          <w:tcPr>
            <w:tcW w:w="2880" w:type="dxa"/>
          </w:tcPr>
          <w:p w14:paraId="1B830781" w14:textId="77777777" w:rsidR="00CB633D" w:rsidRPr="006C67AA" w:rsidRDefault="00ED647A">
            <w:pPr>
              <w:rPr>
                <w:lang w:val="de-DE"/>
              </w:rPr>
            </w:pPr>
            <w:r w:rsidRPr="006C67AA">
              <w:rPr>
                <w:b/>
                <w:sz w:val="20"/>
                <w:lang w:val="de-DE"/>
              </w:rPr>
              <w:t>Beiträge veröffentlichen</w:t>
            </w:r>
            <w:r w:rsidRPr="006C67AA">
              <w:rPr>
                <w:b/>
                <w:sz w:val="20"/>
                <w:lang w:val="de-DE"/>
              </w:rPr>
              <w:br/>
            </w:r>
            <w:r w:rsidRPr="006C67AA">
              <w:rPr>
                <w:b/>
                <w:sz w:val="20"/>
                <w:lang w:val="de-DE"/>
              </w:rPr>
              <w:t xml:space="preserve">(Text, Bild, Video, </w:t>
            </w:r>
            <w:del w:id="35" w:author="Waleri Moretz" w:date="2026-03-18T22:50:00Z" w16du:dateUtc="2026-03-18T21:50:00Z">
              <w:r w:rsidRPr="006C67AA" w:rsidDel="003A70B3">
                <w:rPr>
                  <w:b/>
                  <w:sz w:val="20"/>
                  <w:lang w:val="de-DE"/>
                </w:rPr>
                <w:delText>Link</w:delText>
              </w:r>
            </w:del>
            <w:r w:rsidRPr="006C67AA">
              <w:rPr>
                <w:b/>
                <w:sz w:val="20"/>
                <w:lang w:val="de-DE"/>
              </w:rPr>
              <w:t>)</w:t>
            </w:r>
          </w:p>
        </w:tc>
        <w:tc>
          <w:tcPr>
            <w:tcW w:w="2880" w:type="dxa"/>
          </w:tcPr>
          <w:p w14:paraId="0CC3AD7E" w14:textId="77777777" w:rsidR="00CB633D" w:rsidRDefault="00ED647A">
            <w:r>
              <w:rPr>
                <w:sz w:val="20"/>
              </w:rPr>
              <w:t>Verfügbar</w:t>
            </w:r>
          </w:p>
        </w:tc>
        <w:tc>
          <w:tcPr>
            <w:tcW w:w="2880" w:type="dxa"/>
          </w:tcPr>
          <w:p w14:paraId="49E37524" w14:textId="76FC9D3B" w:rsidR="00CB633D" w:rsidRPr="00900765" w:rsidRDefault="00ED647A">
            <w:pPr>
              <w:rPr>
                <w:lang w:val="de-DE"/>
                <w:rPrChange w:id="36" w:author="Waleri Moretz" w:date="2026-03-18T22:51:00Z" w16du:dateUtc="2026-03-18T21:51:00Z">
                  <w:rPr/>
                </w:rPrChange>
              </w:rPr>
            </w:pPr>
            <w:r>
              <w:rPr>
                <w:sz w:val="20"/>
              </w:rPr>
              <w:t>Posts API mit w_member_social.</w:t>
            </w:r>
            <w:r>
              <w:rPr>
                <w:sz w:val="20"/>
              </w:rPr>
              <w:br/>
            </w:r>
            <w:r w:rsidRPr="006C67AA">
              <w:rPr>
                <w:sz w:val="20"/>
                <w:lang w:val="de-DE"/>
              </w:rPr>
              <w:t>Text + Bild + Video + Artikel</w:t>
            </w:r>
            <w:ins w:id="37" w:author="Waleri Moretz" w:date="2026-03-18T22:51:00Z" w16du:dateUtc="2026-03-18T21:51:00Z">
              <w:r w:rsidR="00900765">
                <w:rPr>
                  <w:sz w:val="20"/>
                  <w:lang w:val="de-DE"/>
                </w:rPr>
                <w:t>.</w:t>
              </w:r>
            </w:ins>
            <w:del w:id="38" w:author="Waleri Moretz" w:date="2026-03-18T22:51:00Z" w16du:dateUtc="2026-03-18T21:51:00Z">
              <w:r w:rsidRPr="006C67AA" w:rsidDel="00900765">
                <w:rPr>
                  <w:sz w:val="20"/>
                  <w:lang w:val="de-DE"/>
                </w:rPr>
                <w:delText>-Links.</w:delText>
              </w:r>
            </w:del>
            <w:r w:rsidRPr="006C67AA">
              <w:rPr>
                <w:sz w:val="20"/>
                <w:lang w:val="de-DE"/>
              </w:rPr>
              <w:br/>
            </w:r>
            <w:r w:rsidRPr="00900765">
              <w:rPr>
                <w:sz w:val="20"/>
                <w:lang w:val="de-DE"/>
                <w:rPrChange w:id="39" w:author="Waleri Moretz" w:date="2026-03-18T22:51:00Z" w16du:dateUtc="2026-03-18T21:51:00Z">
                  <w:rPr>
                    <w:sz w:val="20"/>
                  </w:rPr>
                </w:rPrChange>
              </w:rPr>
              <w:t>Rate-Limit: 150 Anfragen/Mitglied.</w:t>
            </w:r>
          </w:p>
        </w:tc>
      </w:tr>
      <w:tr w:rsidR="00CB633D" w14:paraId="7E2011A5" w14:textId="77777777">
        <w:trPr>
          <w:jc w:val="center"/>
        </w:trPr>
        <w:tc>
          <w:tcPr>
            <w:tcW w:w="2880" w:type="dxa"/>
          </w:tcPr>
          <w:p w14:paraId="64D96B10" w14:textId="77777777" w:rsidR="00CB633D" w:rsidRDefault="00ED647A">
            <w:r>
              <w:rPr>
                <w:b/>
                <w:sz w:val="20"/>
              </w:rPr>
              <w:t>Bilder hochladen</w:t>
            </w:r>
          </w:p>
        </w:tc>
        <w:tc>
          <w:tcPr>
            <w:tcW w:w="2880" w:type="dxa"/>
          </w:tcPr>
          <w:p w14:paraId="03ED3582" w14:textId="77777777" w:rsidR="00CB633D" w:rsidRDefault="00ED647A">
            <w:r>
              <w:rPr>
                <w:sz w:val="20"/>
              </w:rPr>
              <w:t>Verfügbar</w:t>
            </w:r>
          </w:p>
        </w:tc>
        <w:tc>
          <w:tcPr>
            <w:tcW w:w="2880" w:type="dxa"/>
          </w:tcPr>
          <w:p w14:paraId="3E2A76E5" w14:textId="77777777" w:rsidR="00CB633D" w:rsidRDefault="00ED647A">
            <w:r>
              <w:rPr>
                <w:sz w:val="20"/>
              </w:rPr>
              <w:t>Images API.</w:t>
            </w:r>
          </w:p>
        </w:tc>
      </w:tr>
      <w:tr w:rsidR="00CB633D" w:rsidRPr="00775F45" w14:paraId="49A50F8E" w14:textId="77777777">
        <w:trPr>
          <w:jc w:val="center"/>
        </w:trPr>
        <w:tc>
          <w:tcPr>
            <w:tcW w:w="2880" w:type="dxa"/>
          </w:tcPr>
          <w:p w14:paraId="2F51DAB5" w14:textId="77777777" w:rsidR="00CB633D" w:rsidRDefault="00ED647A">
            <w:r>
              <w:rPr>
                <w:b/>
                <w:sz w:val="20"/>
              </w:rPr>
              <w:t>Eigene Kommentare</w:t>
            </w:r>
            <w:r>
              <w:rPr>
                <w:b/>
                <w:sz w:val="20"/>
              </w:rPr>
              <w:br/>
              <w:t>schreiben</w:t>
            </w:r>
          </w:p>
        </w:tc>
        <w:tc>
          <w:tcPr>
            <w:tcW w:w="2880" w:type="dxa"/>
          </w:tcPr>
          <w:p w14:paraId="72401DA7" w14:textId="77777777" w:rsidR="00CB633D" w:rsidRDefault="00ED647A">
            <w:r>
              <w:rPr>
                <w:sz w:val="20"/>
              </w:rPr>
              <w:t>Verfügbar</w:t>
            </w:r>
          </w:p>
        </w:tc>
        <w:tc>
          <w:tcPr>
            <w:tcW w:w="2880" w:type="dxa"/>
          </w:tcPr>
          <w:p w14:paraId="20BE8FF3" w14:textId="77777777" w:rsidR="00CB633D" w:rsidRPr="006C67AA" w:rsidRDefault="00ED647A">
            <w:pPr>
              <w:rPr>
                <w:lang w:val="de-DE"/>
              </w:rPr>
            </w:pPr>
            <w:r w:rsidRPr="006C67AA">
              <w:rPr>
                <w:sz w:val="20"/>
                <w:lang w:val="de-DE"/>
              </w:rPr>
              <w:t>Unter eigenen und fremden Beiträgen.</w:t>
            </w:r>
            <w:r w:rsidRPr="006C67AA">
              <w:rPr>
                <w:sz w:val="20"/>
                <w:lang w:val="de-DE"/>
              </w:rPr>
              <w:br/>
              <w:t>z. B. „Wert-Kommentar" posten.</w:t>
            </w:r>
          </w:p>
        </w:tc>
      </w:tr>
      <w:tr w:rsidR="00CB633D" w14:paraId="50672D5C" w14:textId="77777777">
        <w:trPr>
          <w:jc w:val="center"/>
        </w:trPr>
        <w:tc>
          <w:tcPr>
            <w:tcW w:w="2880" w:type="dxa"/>
          </w:tcPr>
          <w:p w14:paraId="5C528FDA" w14:textId="77777777" w:rsidR="00CB633D" w:rsidRDefault="00ED647A">
            <w:r>
              <w:rPr>
                <w:b/>
                <w:sz w:val="20"/>
              </w:rPr>
              <w:t>Eigenes Profil</w:t>
            </w:r>
            <w:r>
              <w:rPr>
                <w:b/>
                <w:sz w:val="20"/>
              </w:rPr>
              <w:br/>
              <w:t>abrufen</w:t>
            </w:r>
          </w:p>
        </w:tc>
        <w:tc>
          <w:tcPr>
            <w:tcW w:w="2880" w:type="dxa"/>
          </w:tcPr>
          <w:p w14:paraId="66659328" w14:textId="77777777" w:rsidR="00CB633D" w:rsidRDefault="00ED647A">
            <w:r>
              <w:rPr>
                <w:sz w:val="20"/>
              </w:rPr>
              <w:t>Verfügbar</w:t>
            </w:r>
          </w:p>
        </w:tc>
        <w:tc>
          <w:tcPr>
            <w:tcW w:w="2880" w:type="dxa"/>
          </w:tcPr>
          <w:p w14:paraId="61CB5420" w14:textId="77777777" w:rsidR="00CB633D" w:rsidRDefault="00ED647A">
            <w:r>
              <w:rPr>
                <w:sz w:val="20"/>
              </w:rPr>
              <w:t>Name, Bild, E-Mail</w:t>
            </w:r>
            <w:r>
              <w:rPr>
                <w:sz w:val="20"/>
              </w:rPr>
              <w:br/>
              <w:t>(über OpenID Connect).</w:t>
            </w:r>
          </w:p>
        </w:tc>
      </w:tr>
    </w:tbl>
    <w:p w14:paraId="2144052E" w14:textId="77777777" w:rsidR="00CB633D" w:rsidRDefault="00CB633D"/>
    <w:p w14:paraId="4987789F" w14:textId="77777777" w:rsidR="00CB633D" w:rsidRPr="006C67AA" w:rsidRDefault="00ED647A">
      <w:pPr>
        <w:pStyle w:val="berschrift2"/>
        <w:rPr>
          <w:lang w:val="de-DE"/>
        </w:rPr>
      </w:pPr>
      <w:r w:rsidRPr="006C67AA">
        <w:rPr>
          <w:lang w:val="de-DE"/>
        </w:rPr>
        <w:t>Eingeschränkt (nur für genehmigte Partner)</w:t>
      </w:r>
    </w:p>
    <w:p w14:paraId="6D2B4D77" w14:textId="77777777" w:rsidR="00CB633D" w:rsidRDefault="00ED647A">
      <w:r w:rsidRPr="006C67AA">
        <w:rPr>
          <w:lang w:val="de-DE"/>
        </w:rPr>
        <w:t xml:space="preserve">Diese Funktionen erfordern die Berechtigung r_member_social, die LinkedIn nur genehmigten Partnern gewährt. </w:t>
      </w:r>
      <w:r>
        <w:t>Eine Bewerbung ist möglich, aber Genehmigung nicht garantiert.</w:t>
      </w:r>
    </w:p>
    <w:tbl>
      <w:tblPr>
        <w:tblStyle w:val="Tabellenraster"/>
        <w:tblW w:w="0" w:type="auto"/>
        <w:jc w:val="center"/>
        <w:tblLook w:val="04A0" w:firstRow="1" w:lastRow="0" w:firstColumn="1" w:lastColumn="0" w:noHBand="0" w:noVBand="1"/>
      </w:tblPr>
      <w:tblGrid>
        <w:gridCol w:w="2880"/>
        <w:gridCol w:w="2880"/>
        <w:gridCol w:w="2880"/>
      </w:tblGrid>
      <w:tr w:rsidR="00CB633D" w14:paraId="4027D70F" w14:textId="77777777">
        <w:trPr>
          <w:jc w:val="center"/>
        </w:trPr>
        <w:tc>
          <w:tcPr>
            <w:tcW w:w="2880" w:type="dxa"/>
            <w:shd w:val="clear" w:color="auto" w:fill="0A66C2"/>
          </w:tcPr>
          <w:p w14:paraId="3147C90A" w14:textId="77777777" w:rsidR="00CB633D" w:rsidRDefault="00ED647A">
            <w:r>
              <w:rPr>
                <w:b/>
                <w:color w:val="FFFFFF"/>
                <w:sz w:val="20"/>
              </w:rPr>
              <w:t>Funktion</w:t>
            </w:r>
          </w:p>
        </w:tc>
        <w:tc>
          <w:tcPr>
            <w:tcW w:w="2880" w:type="dxa"/>
            <w:shd w:val="clear" w:color="auto" w:fill="0A66C2"/>
          </w:tcPr>
          <w:p w14:paraId="29F85362" w14:textId="77777777" w:rsidR="00CB633D" w:rsidRDefault="00ED647A">
            <w:r>
              <w:rPr>
                <w:b/>
                <w:color w:val="FFFFFF"/>
                <w:sz w:val="20"/>
              </w:rPr>
              <w:t>Status</w:t>
            </w:r>
          </w:p>
        </w:tc>
        <w:tc>
          <w:tcPr>
            <w:tcW w:w="2880" w:type="dxa"/>
            <w:shd w:val="clear" w:color="auto" w:fill="0A66C2"/>
          </w:tcPr>
          <w:p w14:paraId="36A3ACC5" w14:textId="77777777" w:rsidR="00CB633D" w:rsidRDefault="00ED647A">
            <w:r>
              <w:rPr>
                <w:b/>
                <w:color w:val="FFFFFF"/>
                <w:sz w:val="20"/>
              </w:rPr>
              <w:t>Bedeutung für uns</w:t>
            </w:r>
          </w:p>
        </w:tc>
      </w:tr>
      <w:tr w:rsidR="00CB633D" w:rsidRPr="00775F45" w14:paraId="6AB47B33" w14:textId="77777777">
        <w:trPr>
          <w:jc w:val="center"/>
        </w:trPr>
        <w:tc>
          <w:tcPr>
            <w:tcW w:w="2880" w:type="dxa"/>
          </w:tcPr>
          <w:p w14:paraId="53723DF4" w14:textId="77777777" w:rsidR="00CB633D" w:rsidRDefault="00ED647A">
            <w:r>
              <w:rPr>
                <w:b/>
                <w:sz w:val="20"/>
              </w:rPr>
              <w:t>Kommentare anderer</w:t>
            </w:r>
            <w:r>
              <w:rPr>
                <w:b/>
                <w:sz w:val="20"/>
              </w:rPr>
              <w:br/>
              <w:t>Personen lesen</w:t>
            </w:r>
          </w:p>
        </w:tc>
        <w:tc>
          <w:tcPr>
            <w:tcW w:w="2880" w:type="dxa"/>
          </w:tcPr>
          <w:p w14:paraId="60BF9BDF" w14:textId="77777777" w:rsidR="00CB633D" w:rsidRDefault="00ED647A">
            <w:r>
              <w:rPr>
                <w:sz w:val="20"/>
              </w:rPr>
              <w:t>Eingeschränkt</w:t>
            </w:r>
            <w:r>
              <w:rPr>
                <w:sz w:val="20"/>
              </w:rPr>
              <w:br/>
              <w:t>(r_member_social)</w:t>
            </w:r>
          </w:p>
        </w:tc>
        <w:tc>
          <w:tcPr>
            <w:tcW w:w="2880" w:type="dxa"/>
          </w:tcPr>
          <w:p w14:paraId="31CB98DF" w14:textId="77777777" w:rsidR="00CB633D" w:rsidRPr="006C67AA" w:rsidRDefault="00ED647A">
            <w:pPr>
              <w:rPr>
                <w:lang w:val="de-DE"/>
              </w:rPr>
            </w:pPr>
            <w:r w:rsidRPr="006C67AA">
              <w:rPr>
                <w:sz w:val="20"/>
                <w:lang w:val="de-DE"/>
              </w:rPr>
              <w:t>Ohne diese Funktion können wir</w:t>
            </w:r>
            <w:r w:rsidRPr="006C67AA">
              <w:rPr>
                <w:sz w:val="20"/>
                <w:lang w:val="de-DE"/>
              </w:rPr>
              <w:br/>
              <w:t>Kommentare nicht automatisch lesen</w:t>
            </w:r>
            <w:r w:rsidRPr="006C67AA">
              <w:rPr>
                <w:sz w:val="20"/>
                <w:lang w:val="de-DE"/>
              </w:rPr>
              <w:br/>
              <w:t>und darauf antworten.</w:t>
            </w:r>
          </w:p>
        </w:tc>
      </w:tr>
      <w:tr w:rsidR="00CB633D" w:rsidRPr="00775F45" w14:paraId="4257708F" w14:textId="77777777">
        <w:trPr>
          <w:jc w:val="center"/>
        </w:trPr>
        <w:tc>
          <w:tcPr>
            <w:tcW w:w="2880" w:type="dxa"/>
          </w:tcPr>
          <w:p w14:paraId="28E74BB7" w14:textId="77777777" w:rsidR="00CB633D" w:rsidRDefault="00ED647A">
            <w:r>
              <w:rPr>
                <w:b/>
                <w:sz w:val="20"/>
              </w:rPr>
              <w:t>Reaktionen/Likes</w:t>
            </w:r>
            <w:r>
              <w:rPr>
                <w:b/>
                <w:sz w:val="20"/>
              </w:rPr>
              <w:br/>
              <w:t>sehen</w:t>
            </w:r>
          </w:p>
        </w:tc>
        <w:tc>
          <w:tcPr>
            <w:tcW w:w="2880" w:type="dxa"/>
          </w:tcPr>
          <w:p w14:paraId="4C506C71" w14:textId="77777777" w:rsidR="00CB633D" w:rsidRDefault="00ED647A">
            <w:r>
              <w:rPr>
                <w:sz w:val="20"/>
              </w:rPr>
              <w:t>Eingeschränkt</w:t>
            </w:r>
            <w:r>
              <w:rPr>
                <w:sz w:val="20"/>
              </w:rPr>
              <w:br/>
              <w:t>(r_member_social)</w:t>
            </w:r>
          </w:p>
        </w:tc>
        <w:tc>
          <w:tcPr>
            <w:tcW w:w="2880" w:type="dxa"/>
          </w:tcPr>
          <w:p w14:paraId="445D1766" w14:textId="77777777" w:rsidR="00CB633D" w:rsidRPr="006C67AA" w:rsidRDefault="00ED647A">
            <w:pPr>
              <w:rPr>
                <w:lang w:val="de-DE"/>
              </w:rPr>
            </w:pPr>
            <w:r w:rsidRPr="006C67AA">
              <w:rPr>
                <w:sz w:val="20"/>
                <w:lang w:val="de-DE"/>
              </w:rPr>
              <w:t>Engagement-Monitoring</w:t>
            </w:r>
            <w:r w:rsidRPr="006C67AA">
              <w:rPr>
                <w:sz w:val="20"/>
                <w:lang w:val="de-DE"/>
              </w:rPr>
              <w:br/>
              <w:t>nur eingeschränkt möglich.</w:t>
            </w:r>
          </w:p>
        </w:tc>
      </w:tr>
      <w:tr w:rsidR="00CB633D" w:rsidRPr="00775F45" w14:paraId="08B379FA" w14:textId="77777777">
        <w:trPr>
          <w:jc w:val="center"/>
        </w:trPr>
        <w:tc>
          <w:tcPr>
            <w:tcW w:w="2880" w:type="dxa"/>
          </w:tcPr>
          <w:p w14:paraId="2F85E2E2" w14:textId="77777777" w:rsidR="00CB633D" w:rsidRDefault="00ED647A">
            <w:r>
              <w:rPr>
                <w:b/>
                <w:sz w:val="20"/>
              </w:rPr>
              <w:t>Eigene Beiträge</w:t>
            </w:r>
            <w:r>
              <w:rPr>
                <w:b/>
                <w:sz w:val="20"/>
              </w:rPr>
              <w:br/>
              <w:t>abrufen</w:t>
            </w:r>
          </w:p>
        </w:tc>
        <w:tc>
          <w:tcPr>
            <w:tcW w:w="2880" w:type="dxa"/>
          </w:tcPr>
          <w:p w14:paraId="3E5DD623" w14:textId="77777777" w:rsidR="00CB633D" w:rsidRDefault="00ED647A">
            <w:r>
              <w:rPr>
                <w:sz w:val="20"/>
              </w:rPr>
              <w:t>Eingeschränkt</w:t>
            </w:r>
            <w:r>
              <w:rPr>
                <w:sz w:val="20"/>
              </w:rPr>
              <w:br/>
              <w:t>(r_member_social)</w:t>
            </w:r>
          </w:p>
        </w:tc>
        <w:tc>
          <w:tcPr>
            <w:tcW w:w="2880" w:type="dxa"/>
          </w:tcPr>
          <w:p w14:paraId="30ECD4FB" w14:textId="77777777" w:rsidR="00CB633D" w:rsidRPr="006C67AA" w:rsidRDefault="00ED647A">
            <w:pPr>
              <w:rPr>
                <w:lang w:val="de-DE"/>
              </w:rPr>
            </w:pPr>
            <w:r w:rsidRPr="006C67AA">
              <w:rPr>
                <w:sz w:val="20"/>
                <w:lang w:val="de-DE"/>
              </w:rPr>
              <w:t>Nachträgliches Auswerten</w:t>
            </w:r>
            <w:r w:rsidRPr="006C67AA">
              <w:rPr>
                <w:sz w:val="20"/>
                <w:lang w:val="de-DE"/>
              </w:rPr>
              <w:br/>
              <w:t>nur eingeschränkt möglich.</w:t>
            </w:r>
          </w:p>
        </w:tc>
      </w:tr>
    </w:tbl>
    <w:p w14:paraId="685B28A9" w14:textId="77777777" w:rsidR="00CB633D" w:rsidRPr="006C67AA" w:rsidRDefault="00CB633D">
      <w:pPr>
        <w:rPr>
          <w:lang w:val="de-DE"/>
        </w:rPr>
      </w:pPr>
    </w:p>
    <w:p w14:paraId="0C33C81E" w14:textId="77777777" w:rsidR="00CB633D" w:rsidRPr="006C67AA" w:rsidRDefault="00ED647A">
      <w:pPr>
        <w:pStyle w:val="berschrift2"/>
        <w:rPr>
          <w:lang w:val="de-DE"/>
        </w:rPr>
      </w:pPr>
      <w:r w:rsidRPr="006C67AA">
        <w:rPr>
          <w:lang w:val="de-DE"/>
        </w:rPr>
        <w:lastRenderedPageBreak/>
        <w:t>Nicht verfügbar (keine öffentliche API)</w:t>
      </w:r>
    </w:p>
    <w:tbl>
      <w:tblPr>
        <w:tblStyle w:val="Tabellenraster"/>
        <w:tblW w:w="0" w:type="auto"/>
        <w:jc w:val="center"/>
        <w:tblLook w:val="04A0" w:firstRow="1" w:lastRow="0" w:firstColumn="1" w:lastColumn="0" w:noHBand="0" w:noVBand="1"/>
      </w:tblPr>
      <w:tblGrid>
        <w:gridCol w:w="4320"/>
        <w:gridCol w:w="4320"/>
      </w:tblGrid>
      <w:tr w:rsidR="00CB633D" w14:paraId="685998DE" w14:textId="77777777">
        <w:trPr>
          <w:jc w:val="center"/>
        </w:trPr>
        <w:tc>
          <w:tcPr>
            <w:tcW w:w="4320" w:type="dxa"/>
            <w:shd w:val="clear" w:color="auto" w:fill="0A66C2"/>
          </w:tcPr>
          <w:p w14:paraId="3990EFE1" w14:textId="77777777" w:rsidR="00CB633D" w:rsidRDefault="00ED647A">
            <w:r>
              <w:rPr>
                <w:b/>
                <w:color w:val="FFFFFF"/>
                <w:sz w:val="20"/>
              </w:rPr>
              <w:t>Funktion</w:t>
            </w:r>
          </w:p>
        </w:tc>
        <w:tc>
          <w:tcPr>
            <w:tcW w:w="4320" w:type="dxa"/>
            <w:shd w:val="clear" w:color="auto" w:fill="0A66C2"/>
          </w:tcPr>
          <w:p w14:paraId="084F616F" w14:textId="77777777" w:rsidR="00CB633D" w:rsidRDefault="00ED647A">
            <w:r>
              <w:rPr>
                <w:b/>
                <w:color w:val="FFFFFF"/>
                <w:sz w:val="20"/>
              </w:rPr>
              <w:t>Status</w:t>
            </w:r>
          </w:p>
        </w:tc>
      </w:tr>
      <w:tr w:rsidR="00CB633D" w:rsidRPr="00775F45" w14:paraId="00B9A208" w14:textId="77777777">
        <w:trPr>
          <w:jc w:val="center"/>
        </w:trPr>
        <w:tc>
          <w:tcPr>
            <w:tcW w:w="4320" w:type="dxa"/>
          </w:tcPr>
          <w:p w14:paraId="504A69AB" w14:textId="77777777" w:rsidR="00CB633D" w:rsidRDefault="00ED647A">
            <w:r>
              <w:rPr>
                <w:b/>
                <w:sz w:val="20"/>
              </w:rPr>
              <w:t>Direktnachrichten senden</w:t>
            </w:r>
          </w:p>
        </w:tc>
        <w:tc>
          <w:tcPr>
            <w:tcW w:w="4320" w:type="dxa"/>
          </w:tcPr>
          <w:p w14:paraId="51C4A9F9" w14:textId="77777777" w:rsidR="00CB633D" w:rsidRPr="006C67AA" w:rsidRDefault="00ED647A">
            <w:pPr>
              <w:rPr>
                <w:lang w:val="de-DE"/>
              </w:rPr>
            </w:pPr>
            <w:r w:rsidRPr="006C67AA">
              <w:rPr>
                <w:sz w:val="20"/>
                <w:lang w:val="de-DE"/>
              </w:rPr>
              <w:t>Nur für genehmigte Partner</w:t>
            </w:r>
            <w:r w:rsidRPr="006C67AA">
              <w:rPr>
                <w:sz w:val="20"/>
                <w:lang w:val="de-DE"/>
              </w:rPr>
              <w:br/>
              <w:t>(Messaging API ist nicht öffentlich)</w:t>
            </w:r>
          </w:p>
        </w:tc>
      </w:tr>
      <w:tr w:rsidR="00CB633D" w14:paraId="35EAC664" w14:textId="77777777">
        <w:trPr>
          <w:jc w:val="center"/>
        </w:trPr>
        <w:tc>
          <w:tcPr>
            <w:tcW w:w="4320" w:type="dxa"/>
          </w:tcPr>
          <w:p w14:paraId="6C89C7F3" w14:textId="77777777" w:rsidR="00CB633D" w:rsidRDefault="00ED647A">
            <w:r>
              <w:rPr>
                <w:b/>
                <w:sz w:val="20"/>
              </w:rPr>
              <w:t>Vernetzungsanfragen senden</w:t>
            </w:r>
          </w:p>
        </w:tc>
        <w:tc>
          <w:tcPr>
            <w:tcW w:w="4320" w:type="dxa"/>
          </w:tcPr>
          <w:p w14:paraId="7CC89436" w14:textId="77777777" w:rsidR="00CB633D" w:rsidRDefault="00ED647A">
            <w:r>
              <w:rPr>
                <w:sz w:val="20"/>
              </w:rPr>
              <w:t>Keine öffentliche API vorhanden</w:t>
            </w:r>
          </w:p>
        </w:tc>
      </w:tr>
      <w:tr w:rsidR="00CB633D" w:rsidRPr="00775F45" w14:paraId="249A669A" w14:textId="77777777">
        <w:trPr>
          <w:jc w:val="center"/>
        </w:trPr>
        <w:tc>
          <w:tcPr>
            <w:tcW w:w="4320" w:type="dxa"/>
          </w:tcPr>
          <w:p w14:paraId="0AC9BE07" w14:textId="77777777" w:rsidR="00CB633D" w:rsidRPr="006C67AA" w:rsidRDefault="00ED647A">
            <w:pPr>
              <w:rPr>
                <w:lang w:val="de-DE"/>
              </w:rPr>
            </w:pPr>
            <w:r w:rsidRPr="006C67AA">
              <w:rPr>
                <w:b/>
                <w:sz w:val="20"/>
                <w:lang w:val="de-DE"/>
              </w:rPr>
              <w:t>LinkedIn-Artikel erstellen</w:t>
            </w:r>
            <w:r w:rsidRPr="006C67AA">
              <w:rPr>
                <w:b/>
                <w:sz w:val="20"/>
                <w:lang w:val="de-DE"/>
              </w:rPr>
              <w:br/>
              <w:t>(Blog/Newsletter-Format)</w:t>
            </w:r>
          </w:p>
        </w:tc>
        <w:tc>
          <w:tcPr>
            <w:tcW w:w="4320" w:type="dxa"/>
          </w:tcPr>
          <w:p w14:paraId="788BC1E5" w14:textId="77777777" w:rsidR="00CB633D" w:rsidRPr="006C67AA" w:rsidRDefault="00ED647A">
            <w:pPr>
              <w:rPr>
                <w:lang w:val="de-DE"/>
              </w:rPr>
            </w:pPr>
            <w:r w:rsidRPr="006C67AA">
              <w:rPr>
                <w:sz w:val="20"/>
                <w:lang w:val="de-DE"/>
              </w:rPr>
              <w:t>Keine API vorhanden —</w:t>
            </w:r>
            <w:r w:rsidRPr="006C67AA">
              <w:rPr>
                <w:sz w:val="20"/>
                <w:lang w:val="de-DE"/>
              </w:rPr>
              <w:br/>
              <w:t>nur manuell über die Webseite</w:t>
            </w:r>
          </w:p>
        </w:tc>
      </w:tr>
    </w:tbl>
    <w:p w14:paraId="525EF7E3" w14:textId="77777777" w:rsidR="00CB633D" w:rsidRPr="006C67AA" w:rsidRDefault="00CB633D">
      <w:pPr>
        <w:rPr>
          <w:lang w:val="de-DE"/>
        </w:rPr>
      </w:pPr>
    </w:p>
    <w:p w14:paraId="2058A66B" w14:textId="77777777" w:rsidR="00CB633D" w:rsidRPr="006C67AA" w:rsidRDefault="00ED647A">
      <w:pPr>
        <w:pStyle w:val="berschrift2"/>
        <w:rPr>
          <w:lang w:val="de-DE"/>
        </w:rPr>
      </w:pPr>
      <w:r w:rsidRPr="006C67AA">
        <w:rPr>
          <w:lang w:val="de-DE"/>
        </w:rPr>
        <w:t>Ehrliche Zusammenfassung</w:t>
      </w:r>
    </w:p>
    <w:p w14:paraId="03F52061" w14:textId="77777777" w:rsidR="00CB633D" w:rsidRPr="006C67AA" w:rsidRDefault="00ED647A">
      <w:pPr>
        <w:rPr>
          <w:lang w:val="de-DE"/>
        </w:rPr>
      </w:pPr>
      <w:r w:rsidRPr="006C67AA">
        <w:rPr>
          <w:b/>
          <w:lang w:val="de-DE"/>
        </w:rPr>
        <w:t xml:space="preserve">Was sicher funktioniert: </w:t>
      </w:r>
      <w:r w:rsidRPr="006C67AA">
        <w:rPr>
          <w:lang w:val="de-DE"/>
        </w:rPr>
        <w:t>Beiträge veröffentlichen (Text + Bild), eigene Kommentare unter Beiträgen schreiben, automatische Veröffentlichung nach Zeitplan.</w:t>
      </w:r>
    </w:p>
    <w:p w14:paraId="6DE7E3FB" w14:textId="77777777" w:rsidR="00CB633D" w:rsidRPr="006C67AA" w:rsidRDefault="00ED647A">
      <w:pPr>
        <w:rPr>
          <w:lang w:val="de-DE"/>
        </w:rPr>
      </w:pPr>
      <w:r w:rsidRPr="006C67AA">
        <w:rPr>
          <w:b/>
          <w:lang w:val="de-DE"/>
        </w:rPr>
        <w:t xml:space="preserve">Was eingeschränkt funktioniert: </w:t>
      </w:r>
      <w:r w:rsidRPr="006C67AA">
        <w:rPr>
          <w:lang w:val="de-DE"/>
        </w:rPr>
        <w:t>Kommentare anderer Personen lesen und darauf antworten — erfordert entweder eine Partner-Genehmigung von LinkedIn (unsicher) oder eine alternative Lösung (z. B. regelmäßiges Scraping der eigenen Beitragsseite, was ein geringes Risiko birgt, oder manuelle Überwachung).</w:t>
      </w:r>
    </w:p>
    <w:p w14:paraId="7421FD9B" w14:textId="77777777" w:rsidR="00CB633D" w:rsidRPr="006C67AA" w:rsidRDefault="00ED647A">
      <w:pPr>
        <w:rPr>
          <w:lang w:val="de-DE"/>
        </w:rPr>
      </w:pPr>
      <w:r w:rsidRPr="006C67AA">
        <w:rPr>
          <w:b/>
          <w:lang w:val="de-DE"/>
        </w:rPr>
        <w:t xml:space="preserve">Was nicht funktioniert: </w:t>
      </w:r>
      <w:r w:rsidRPr="006C67AA">
        <w:rPr>
          <w:lang w:val="de-DE"/>
        </w:rPr>
        <w:t>Automatische Direktnachrichten, Vernetzungsanfragen, Schlüsselwort-getriggerte DMs — dafür gibt es nur Drittanbieter-Tools mit Browser-Automatisierung (siehe Option B).</w:t>
      </w:r>
    </w:p>
    <w:p w14:paraId="570B1307" w14:textId="77777777" w:rsidR="00CB633D" w:rsidRPr="006C67AA" w:rsidRDefault="00ED647A">
      <w:pPr>
        <w:rPr>
          <w:lang w:val="de-DE"/>
        </w:rPr>
      </w:pPr>
      <w:r w:rsidRPr="006C67AA">
        <w:rPr>
          <w:lang w:val="de-DE"/>
        </w:rPr>
        <w:br w:type="page"/>
      </w:r>
    </w:p>
    <w:p w14:paraId="5EE5C6C9" w14:textId="77777777" w:rsidR="00CB633D" w:rsidRPr="006C67AA" w:rsidRDefault="00ED647A">
      <w:pPr>
        <w:pStyle w:val="berschrift1"/>
        <w:rPr>
          <w:lang w:val="de-DE"/>
        </w:rPr>
      </w:pPr>
      <w:r w:rsidRPr="006C67AA">
        <w:rPr>
          <w:lang w:val="de-DE"/>
        </w:rPr>
        <w:lastRenderedPageBreak/>
        <w:t>6. Marktvergleich: Matthias Wald und andere Anbieter</w:t>
      </w:r>
    </w:p>
    <w:p w14:paraId="300805A8" w14:textId="77777777" w:rsidR="00CB633D" w:rsidRPr="006C67AA" w:rsidRDefault="00CB633D">
      <w:pPr>
        <w:pBdr>
          <w:bottom w:val="single" w:sz="6" w:space="1" w:color="0A66C2"/>
        </w:pBdr>
        <w:rPr>
          <w:lang w:val="de-DE"/>
        </w:rPr>
      </w:pPr>
    </w:p>
    <w:p w14:paraId="3ECDC271" w14:textId="77777777" w:rsidR="00CB633D" w:rsidRPr="006C67AA" w:rsidRDefault="00ED647A">
      <w:pPr>
        <w:pStyle w:val="berschrift2"/>
        <w:rPr>
          <w:lang w:val="de-DE"/>
        </w:rPr>
      </w:pPr>
      <w:r w:rsidRPr="006C67AA">
        <w:rPr>
          <w:lang w:val="de-DE"/>
        </w:rPr>
        <w:t>Matthias Wald: Das „LinkedIn-KI-Automation"-Angebot</w:t>
      </w:r>
    </w:p>
    <w:p w14:paraId="76A93CAB" w14:textId="77777777" w:rsidR="00CB633D" w:rsidRDefault="00ED647A">
      <w:r w:rsidRPr="006C67AA">
        <w:rPr>
          <w:lang w:val="de-DE"/>
        </w:rPr>
        <w:t xml:space="preserve">Matthias Wald bewirbt aktuell ein „KI-Automation-Tool für LinkedIn" als Lifetime-Lizenz für Neukunden. </w:t>
      </w:r>
      <w:r>
        <w:t>Sein Angebot umfasst:</w:t>
      </w:r>
    </w:p>
    <w:p w14:paraId="5589613C" w14:textId="77777777" w:rsidR="00CB633D" w:rsidRDefault="00ED647A">
      <w:pPr>
        <w:pStyle w:val="Aufzhlungszeichen"/>
      </w:pPr>
      <w:r>
        <w:t>Automatisches Versenden von Vernetzungsanfragen</w:t>
      </w:r>
    </w:p>
    <w:p w14:paraId="1264110B" w14:textId="77777777" w:rsidR="00CB633D" w:rsidRPr="006C67AA" w:rsidRDefault="00ED647A">
      <w:pPr>
        <w:pStyle w:val="Aufzhlungszeichen"/>
        <w:rPr>
          <w:lang w:val="de-DE"/>
        </w:rPr>
      </w:pPr>
      <w:r w:rsidRPr="006C67AA">
        <w:rPr>
          <w:lang w:val="de-DE"/>
        </w:rPr>
        <w:t>Automatische Nachrichten bei Schlüsselwort-Kommentaren (z. B. „Ich will")</w:t>
      </w:r>
    </w:p>
    <w:p w14:paraId="23EE8919" w14:textId="77777777" w:rsidR="00CB633D" w:rsidRDefault="00ED647A">
      <w:pPr>
        <w:pStyle w:val="Aufzhlungszeichen"/>
      </w:pPr>
      <w:r>
        <w:t>Automatisches Versenden von Sprachnachrichten</w:t>
      </w:r>
    </w:p>
    <w:p w14:paraId="110E3D1B" w14:textId="77777777" w:rsidR="00CB633D" w:rsidRPr="006C67AA" w:rsidRDefault="00ED647A">
      <w:pPr>
        <w:pStyle w:val="Aufzhlungszeichen"/>
        <w:rPr>
          <w:lang w:val="de-DE"/>
        </w:rPr>
      </w:pPr>
      <w:r w:rsidRPr="006C67AA">
        <w:rPr>
          <w:lang w:val="de-DE"/>
        </w:rPr>
        <w:t>Bis zu 5 LinkedIn-Accounts gleichzeitig automatisierbar</w:t>
      </w:r>
    </w:p>
    <w:p w14:paraId="6A4AF10C" w14:textId="77777777" w:rsidR="00CB633D" w:rsidRDefault="00ED647A">
      <w:pPr>
        <w:pStyle w:val="Aufzhlungszeichen"/>
      </w:pPr>
      <w:r>
        <w:t>Einmalzahlung statt monatliches Abo</w:t>
      </w:r>
    </w:p>
    <w:p w14:paraId="580E5B0F" w14:textId="77777777" w:rsidR="00CB633D" w:rsidRPr="006C67AA" w:rsidRDefault="00ED647A">
      <w:pPr>
        <w:rPr>
          <w:lang w:val="de-DE"/>
        </w:rPr>
      </w:pPr>
      <w:r w:rsidRPr="006C67AA">
        <w:rPr>
          <w:b/>
          <w:lang w:val="de-DE"/>
        </w:rPr>
        <w:t xml:space="preserve">Was steckt dahinter? </w:t>
      </w:r>
      <w:r w:rsidRPr="006C67AA">
        <w:rPr>
          <w:lang w:val="de-DE"/>
        </w:rPr>
        <w:t>Matthias Wald verkauft höchstwahrscheinlich kein selbst entwickeltes Tool. Es handelt sich mit großer Wahrscheinlichkeit um ein Reselling-Modell — ein bestehendes Tool (wie Expandi, Waalaxy oder ähnlich), das als „Lifetime-Lizenz" weiterverkauft wird. Solche Modelle funktionieren oft so: Der Verkäufer kauft einen Jahresplan beim Tool-Anbieter und verkauft Zugang als „Lifetime". Wenn der Anbieter den Dienst einstellt oder LinkedIn seine Erkennung ändert, funktioniert die Lizenz nicht mehr.</w:t>
      </w:r>
    </w:p>
    <w:p w14:paraId="39C83866" w14:textId="77777777" w:rsidR="00CB633D" w:rsidRPr="006C67AA" w:rsidRDefault="00ED647A">
      <w:pPr>
        <w:rPr>
          <w:lang w:val="de-DE"/>
        </w:rPr>
      </w:pPr>
      <w:r w:rsidRPr="006C67AA">
        <w:rPr>
          <w:b/>
          <w:lang w:val="de-DE"/>
        </w:rPr>
        <w:t xml:space="preserve">Alle diese Funktionen basieren auf Browser-Automatisierung — </w:t>
      </w:r>
      <w:r w:rsidRPr="006C67AA">
        <w:rPr>
          <w:lang w:val="de-DE"/>
        </w:rPr>
        <w:t>das bedeutet: Ein Programm steuert den Browser und simuliert menschliches Verhalten. LinkedIn verbietet dies in den Nutzungsbedingungen. Trotzdem nutzen Tausende Unternehmen solche Tools.</w:t>
      </w:r>
    </w:p>
    <w:p w14:paraId="512874C0" w14:textId="77777777" w:rsidR="00CB633D" w:rsidRPr="006C67AA" w:rsidRDefault="00ED647A">
      <w:pPr>
        <w:pStyle w:val="berschrift2"/>
        <w:rPr>
          <w:lang w:val="de-DE"/>
        </w:rPr>
      </w:pPr>
      <w:r w:rsidRPr="006C67AA">
        <w:rPr>
          <w:lang w:val="de-DE"/>
        </w:rPr>
        <w:t>Bestehende Tools auf dem Markt (verifiziert, März 2026)</w:t>
      </w:r>
    </w:p>
    <w:tbl>
      <w:tblPr>
        <w:tblStyle w:val="Tabellenraster"/>
        <w:tblW w:w="0" w:type="auto"/>
        <w:jc w:val="center"/>
        <w:tblLook w:val="04A0" w:firstRow="1" w:lastRow="0" w:firstColumn="1" w:lastColumn="0" w:noHBand="0" w:noVBand="1"/>
      </w:tblPr>
      <w:tblGrid>
        <w:gridCol w:w="2160"/>
        <w:gridCol w:w="2322"/>
        <w:gridCol w:w="2160"/>
        <w:gridCol w:w="2160"/>
      </w:tblGrid>
      <w:tr w:rsidR="00CB633D" w14:paraId="35FA78AE" w14:textId="77777777">
        <w:trPr>
          <w:jc w:val="center"/>
        </w:trPr>
        <w:tc>
          <w:tcPr>
            <w:tcW w:w="2160" w:type="dxa"/>
            <w:shd w:val="clear" w:color="auto" w:fill="0A66C2"/>
          </w:tcPr>
          <w:p w14:paraId="1813BF79" w14:textId="77777777" w:rsidR="00CB633D" w:rsidRDefault="00ED647A">
            <w:r>
              <w:rPr>
                <w:b/>
                <w:color w:val="FFFFFF"/>
                <w:sz w:val="20"/>
              </w:rPr>
              <w:t>Tool</w:t>
            </w:r>
          </w:p>
        </w:tc>
        <w:tc>
          <w:tcPr>
            <w:tcW w:w="2160" w:type="dxa"/>
            <w:shd w:val="clear" w:color="auto" w:fill="0A66C2"/>
          </w:tcPr>
          <w:p w14:paraId="48A530A4" w14:textId="77777777" w:rsidR="00CB633D" w:rsidRDefault="00ED647A">
            <w:r>
              <w:rPr>
                <w:b/>
                <w:color w:val="FFFFFF"/>
                <w:sz w:val="20"/>
              </w:rPr>
              <w:t>Preis/Monat</w:t>
            </w:r>
          </w:p>
        </w:tc>
        <w:tc>
          <w:tcPr>
            <w:tcW w:w="2160" w:type="dxa"/>
            <w:shd w:val="clear" w:color="auto" w:fill="0A66C2"/>
          </w:tcPr>
          <w:p w14:paraId="0447D973" w14:textId="77777777" w:rsidR="00CB633D" w:rsidRDefault="00ED647A">
            <w:r>
              <w:rPr>
                <w:b/>
                <w:color w:val="FFFFFF"/>
                <w:sz w:val="20"/>
              </w:rPr>
              <w:t>Funktionen</w:t>
            </w:r>
          </w:p>
        </w:tc>
        <w:tc>
          <w:tcPr>
            <w:tcW w:w="2160" w:type="dxa"/>
            <w:shd w:val="clear" w:color="auto" w:fill="0A66C2"/>
          </w:tcPr>
          <w:p w14:paraId="536DCA65" w14:textId="77777777" w:rsidR="00CB633D" w:rsidRDefault="00ED647A">
            <w:r>
              <w:rPr>
                <w:b/>
                <w:color w:val="FFFFFF"/>
                <w:sz w:val="20"/>
              </w:rPr>
              <w:t>Technik</w:t>
            </w:r>
          </w:p>
        </w:tc>
      </w:tr>
      <w:tr w:rsidR="00CB633D" w:rsidRPr="00775F45" w14:paraId="2F6A8F43" w14:textId="77777777">
        <w:trPr>
          <w:jc w:val="center"/>
        </w:trPr>
        <w:tc>
          <w:tcPr>
            <w:tcW w:w="2160" w:type="dxa"/>
          </w:tcPr>
          <w:p w14:paraId="64F48BF1" w14:textId="77777777" w:rsidR="00CB633D" w:rsidRDefault="00ED647A">
            <w:r>
              <w:rPr>
                <w:b/>
                <w:sz w:val="20"/>
              </w:rPr>
              <w:t>Expandi.io</w:t>
            </w:r>
          </w:p>
        </w:tc>
        <w:tc>
          <w:tcPr>
            <w:tcW w:w="2160" w:type="dxa"/>
          </w:tcPr>
          <w:p w14:paraId="14A98980" w14:textId="77777777" w:rsidR="00CB633D" w:rsidRDefault="00ED647A">
            <w:r>
              <w:rPr>
                <w:sz w:val="20"/>
              </w:rPr>
              <w:t>$99 USD/Monat</w:t>
            </w:r>
            <w:r>
              <w:rPr>
                <w:sz w:val="20"/>
              </w:rPr>
              <w:br/>
              <w:t>(verifiziert auf</w:t>
            </w:r>
            <w:r>
              <w:rPr>
                <w:sz w:val="20"/>
              </w:rPr>
              <w:br/>
            </w:r>
            <w:r>
              <w:rPr>
                <w:sz w:val="20"/>
              </w:rPr>
              <w:t>expandi.io/pricing)</w:t>
            </w:r>
          </w:p>
        </w:tc>
        <w:tc>
          <w:tcPr>
            <w:tcW w:w="2160" w:type="dxa"/>
          </w:tcPr>
          <w:p w14:paraId="470CAB06" w14:textId="77777777" w:rsidR="00CB633D" w:rsidRPr="006C67AA" w:rsidRDefault="00ED647A">
            <w:pPr>
              <w:rPr>
                <w:lang w:val="de-DE"/>
              </w:rPr>
            </w:pPr>
            <w:r w:rsidRPr="006C67AA">
              <w:rPr>
                <w:sz w:val="20"/>
                <w:lang w:val="de-DE"/>
              </w:rPr>
              <w:t>Cloud-basiert, Kampagnen-Builder,</w:t>
            </w:r>
            <w:r w:rsidRPr="006C67AA">
              <w:rPr>
                <w:sz w:val="20"/>
                <w:lang w:val="de-DE"/>
              </w:rPr>
              <w:br/>
              <w:t>Auto-Connect, Nachrichten-Sequenzen,</w:t>
            </w:r>
            <w:r w:rsidRPr="006C67AA">
              <w:rPr>
                <w:sz w:val="20"/>
                <w:lang w:val="de-DE"/>
              </w:rPr>
              <w:br/>
              <w:t>Multichannel, Personalisierung,</w:t>
            </w:r>
            <w:r w:rsidRPr="006C67AA">
              <w:rPr>
                <w:sz w:val="20"/>
                <w:lang w:val="de-DE"/>
              </w:rPr>
              <w:br/>
              <w:t>14 Tage kostenlose Testphase</w:t>
            </w:r>
          </w:p>
        </w:tc>
        <w:tc>
          <w:tcPr>
            <w:tcW w:w="2160" w:type="dxa"/>
          </w:tcPr>
          <w:p w14:paraId="4C09CF82" w14:textId="77777777" w:rsidR="00CB633D" w:rsidRPr="006C67AA" w:rsidRDefault="00ED647A">
            <w:pPr>
              <w:rPr>
                <w:lang w:val="de-DE"/>
              </w:rPr>
            </w:pPr>
            <w:r w:rsidRPr="006C67AA">
              <w:rPr>
                <w:sz w:val="20"/>
                <w:lang w:val="de-DE"/>
              </w:rPr>
              <w:t>Browser-Automatisierung</w:t>
            </w:r>
            <w:r w:rsidRPr="006C67AA">
              <w:rPr>
                <w:sz w:val="20"/>
                <w:lang w:val="de-DE"/>
              </w:rPr>
              <w:br/>
              <w:t>(kein offizieller</w:t>
            </w:r>
            <w:r w:rsidRPr="006C67AA">
              <w:rPr>
                <w:sz w:val="20"/>
                <w:lang w:val="de-DE"/>
              </w:rPr>
              <w:br/>
              <w:t>API-Zugang)</w:t>
            </w:r>
          </w:p>
        </w:tc>
      </w:tr>
      <w:tr w:rsidR="00CB633D" w14:paraId="71CF7FC2" w14:textId="77777777">
        <w:trPr>
          <w:jc w:val="center"/>
        </w:trPr>
        <w:tc>
          <w:tcPr>
            <w:tcW w:w="2160" w:type="dxa"/>
          </w:tcPr>
          <w:p w14:paraId="2606B96F" w14:textId="77777777" w:rsidR="00CB633D" w:rsidRDefault="00ED647A">
            <w:r>
              <w:rPr>
                <w:b/>
                <w:sz w:val="20"/>
              </w:rPr>
              <w:t>Waalaxy</w:t>
            </w:r>
          </w:p>
        </w:tc>
        <w:tc>
          <w:tcPr>
            <w:tcW w:w="2160" w:type="dxa"/>
          </w:tcPr>
          <w:p w14:paraId="6B04A4B9" w14:textId="77777777" w:rsidR="00CB633D" w:rsidRPr="006C67AA" w:rsidRDefault="00ED647A">
            <w:pPr>
              <w:rPr>
                <w:lang w:val="de-DE"/>
              </w:rPr>
            </w:pPr>
            <w:r w:rsidRPr="006C67AA">
              <w:rPr>
                <w:sz w:val="20"/>
                <w:lang w:val="de-DE"/>
              </w:rPr>
              <w:t>ab ca. 40-50 EUR/Monat</w:t>
            </w:r>
            <w:r w:rsidRPr="006C67AA">
              <w:rPr>
                <w:sz w:val="20"/>
                <w:lang w:val="de-DE"/>
              </w:rPr>
              <w:br/>
              <w:t>(Pro-Plan, verifiziert</w:t>
            </w:r>
            <w:r w:rsidRPr="006C67AA">
              <w:rPr>
                <w:sz w:val="20"/>
                <w:lang w:val="de-DE"/>
              </w:rPr>
              <w:br/>
              <w:t>auf waalaxy.com/pricing)</w:t>
            </w:r>
          </w:p>
        </w:tc>
        <w:tc>
          <w:tcPr>
            <w:tcW w:w="2160" w:type="dxa"/>
          </w:tcPr>
          <w:p w14:paraId="2C303F66" w14:textId="77777777" w:rsidR="00CB633D" w:rsidRDefault="00ED647A">
            <w:r>
              <w:rPr>
                <w:sz w:val="20"/>
              </w:rPr>
              <w:t>LinkedIn + E-Mail-Outreach,</w:t>
            </w:r>
            <w:r>
              <w:rPr>
                <w:sz w:val="20"/>
              </w:rPr>
              <w:br/>
              <w:t>bis 800 Einladungen/Monat (Advanced),</w:t>
            </w:r>
            <w:r>
              <w:rPr>
                <w:sz w:val="20"/>
              </w:rPr>
              <w:br/>
              <w:t>Chrome-Extension, 4.8/5 im Chrome Store</w:t>
            </w:r>
          </w:p>
        </w:tc>
        <w:tc>
          <w:tcPr>
            <w:tcW w:w="2160" w:type="dxa"/>
          </w:tcPr>
          <w:p w14:paraId="51FCFF00" w14:textId="77777777" w:rsidR="00CB633D" w:rsidRDefault="00ED647A">
            <w:r>
              <w:rPr>
                <w:sz w:val="20"/>
              </w:rPr>
              <w:t>Browser-Extension</w:t>
            </w:r>
            <w:r>
              <w:rPr>
                <w:sz w:val="20"/>
              </w:rPr>
              <w:br/>
              <w:t>(Chrome)</w:t>
            </w:r>
          </w:p>
        </w:tc>
      </w:tr>
      <w:tr w:rsidR="00CB633D" w:rsidRPr="00775F45" w14:paraId="1622ED9B" w14:textId="77777777">
        <w:trPr>
          <w:jc w:val="center"/>
        </w:trPr>
        <w:tc>
          <w:tcPr>
            <w:tcW w:w="2160" w:type="dxa"/>
          </w:tcPr>
          <w:p w14:paraId="406530BC" w14:textId="77777777" w:rsidR="00CB633D" w:rsidRDefault="00ED647A">
            <w:r>
              <w:rPr>
                <w:b/>
                <w:sz w:val="20"/>
              </w:rPr>
              <w:lastRenderedPageBreak/>
              <w:t>LinkedHelper</w:t>
            </w:r>
          </w:p>
        </w:tc>
        <w:tc>
          <w:tcPr>
            <w:tcW w:w="2160" w:type="dxa"/>
          </w:tcPr>
          <w:p w14:paraId="050B6E7F" w14:textId="77777777" w:rsidR="00CB633D" w:rsidRPr="006C67AA" w:rsidRDefault="00ED647A">
            <w:pPr>
              <w:rPr>
                <w:lang w:val="de-DE"/>
              </w:rPr>
            </w:pPr>
            <w:r w:rsidRPr="006C67AA">
              <w:rPr>
                <w:sz w:val="20"/>
                <w:lang w:val="de-DE"/>
              </w:rPr>
              <w:t>ab $15 USD/Monat</w:t>
            </w:r>
            <w:r w:rsidRPr="006C67AA">
              <w:rPr>
                <w:sz w:val="20"/>
                <w:lang w:val="de-DE"/>
              </w:rPr>
              <w:br/>
              <w:t>(Standard) bis $45 (Pro)</w:t>
            </w:r>
            <w:r w:rsidRPr="006C67AA">
              <w:rPr>
                <w:sz w:val="20"/>
                <w:lang w:val="de-DE"/>
              </w:rPr>
              <w:br/>
              <w:t>(verifiziert auf</w:t>
            </w:r>
            <w:r w:rsidRPr="006C67AA">
              <w:rPr>
                <w:sz w:val="20"/>
                <w:lang w:val="de-DE"/>
              </w:rPr>
              <w:br/>
            </w:r>
            <w:r w:rsidRPr="006C67AA">
              <w:rPr>
                <w:sz w:val="20"/>
                <w:lang w:val="de-DE"/>
              </w:rPr>
              <w:t>linkedhelper.com/pricing)</w:t>
            </w:r>
          </w:p>
        </w:tc>
        <w:tc>
          <w:tcPr>
            <w:tcW w:w="2160" w:type="dxa"/>
          </w:tcPr>
          <w:p w14:paraId="229ABB94" w14:textId="77777777" w:rsidR="00CB633D" w:rsidRPr="006C67AA" w:rsidRDefault="00ED647A">
            <w:pPr>
              <w:rPr>
                <w:lang w:val="de-DE"/>
              </w:rPr>
            </w:pPr>
            <w:r w:rsidRPr="006C67AA">
              <w:rPr>
                <w:sz w:val="20"/>
                <w:lang w:val="de-DE"/>
              </w:rPr>
              <w:t>Nachrichten-Sequenzen,</w:t>
            </w:r>
            <w:r w:rsidRPr="006C67AA">
              <w:rPr>
                <w:sz w:val="20"/>
                <w:lang w:val="de-DE"/>
              </w:rPr>
              <w:br/>
              <w:t>Auto-Connect, CRM, Daten-Export,</w:t>
            </w:r>
            <w:r w:rsidRPr="006C67AA">
              <w:rPr>
                <w:sz w:val="20"/>
                <w:lang w:val="de-DE"/>
              </w:rPr>
              <w:br/>
              <w:t>14 Tage kostenlose Testphase</w:t>
            </w:r>
          </w:p>
        </w:tc>
        <w:tc>
          <w:tcPr>
            <w:tcW w:w="2160" w:type="dxa"/>
          </w:tcPr>
          <w:p w14:paraId="251AF482" w14:textId="77777777" w:rsidR="00CB633D" w:rsidRPr="006C67AA" w:rsidRDefault="00ED647A">
            <w:pPr>
              <w:rPr>
                <w:lang w:val="de-DE"/>
              </w:rPr>
            </w:pPr>
            <w:r w:rsidRPr="006C67AA">
              <w:rPr>
                <w:sz w:val="20"/>
                <w:lang w:val="de-DE"/>
              </w:rPr>
              <w:t>Lokale Desktop-App</w:t>
            </w:r>
            <w:r w:rsidRPr="006C67AA">
              <w:rPr>
                <w:sz w:val="20"/>
                <w:lang w:val="de-DE"/>
              </w:rPr>
              <w:br/>
              <w:t>(Browser-Steuerung)</w:t>
            </w:r>
          </w:p>
        </w:tc>
      </w:tr>
      <w:tr w:rsidR="00CB633D" w14:paraId="6015090E" w14:textId="77777777">
        <w:trPr>
          <w:jc w:val="center"/>
        </w:trPr>
        <w:tc>
          <w:tcPr>
            <w:tcW w:w="2160" w:type="dxa"/>
          </w:tcPr>
          <w:p w14:paraId="550206A2" w14:textId="77777777" w:rsidR="00CB633D" w:rsidRDefault="00ED647A">
            <w:r>
              <w:rPr>
                <w:b/>
                <w:sz w:val="20"/>
              </w:rPr>
              <w:t>PhantomBuster</w:t>
            </w:r>
          </w:p>
        </w:tc>
        <w:tc>
          <w:tcPr>
            <w:tcW w:w="2160" w:type="dxa"/>
          </w:tcPr>
          <w:p w14:paraId="49C55EF3" w14:textId="77777777" w:rsidR="00CB633D" w:rsidRDefault="00ED647A">
            <w:r>
              <w:rPr>
                <w:sz w:val="20"/>
              </w:rPr>
              <w:t>ab ca. $69 USD</w:t>
            </w:r>
          </w:p>
        </w:tc>
        <w:tc>
          <w:tcPr>
            <w:tcW w:w="2160" w:type="dxa"/>
          </w:tcPr>
          <w:p w14:paraId="33D871E9" w14:textId="77777777" w:rsidR="00CB633D" w:rsidRDefault="00ED647A">
            <w:r>
              <w:rPr>
                <w:sz w:val="20"/>
              </w:rPr>
              <w:t>Daten-Scraping, Auto-Connect,</w:t>
            </w:r>
            <w:r>
              <w:rPr>
                <w:sz w:val="20"/>
              </w:rPr>
              <w:br/>
              <w:t>Multi-Plattform</w:t>
            </w:r>
          </w:p>
        </w:tc>
        <w:tc>
          <w:tcPr>
            <w:tcW w:w="2160" w:type="dxa"/>
          </w:tcPr>
          <w:p w14:paraId="1196C520" w14:textId="77777777" w:rsidR="00CB633D" w:rsidRDefault="00ED647A">
            <w:r>
              <w:rPr>
                <w:sz w:val="20"/>
              </w:rPr>
              <w:t>Cloud-basierte</w:t>
            </w:r>
            <w:r>
              <w:rPr>
                <w:sz w:val="20"/>
              </w:rPr>
              <w:br/>
            </w:r>
            <w:r>
              <w:rPr>
                <w:sz w:val="20"/>
              </w:rPr>
              <w:t>Browser-Automatisierung</w:t>
            </w:r>
          </w:p>
        </w:tc>
      </w:tr>
      <w:tr w:rsidR="00CB633D" w14:paraId="3ECE63F2" w14:textId="77777777">
        <w:trPr>
          <w:jc w:val="center"/>
        </w:trPr>
        <w:tc>
          <w:tcPr>
            <w:tcW w:w="2160" w:type="dxa"/>
          </w:tcPr>
          <w:p w14:paraId="22095347" w14:textId="77777777" w:rsidR="00CB633D" w:rsidRDefault="00ED647A">
            <w:r>
              <w:rPr>
                <w:b/>
                <w:sz w:val="20"/>
              </w:rPr>
              <w:t>Dripify</w:t>
            </w:r>
          </w:p>
        </w:tc>
        <w:tc>
          <w:tcPr>
            <w:tcW w:w="2160" w:type="dxa"/>
          </w:tcPr>
          <w:p w14:paraId="5ACC8190" w14:textId="77777777" w:rsidR="00CB633D" w:rsidRDefault="00ED647A">
            <w:r>
              <w:rPr>
                <w:sz w:val="20"/>
              </w:rPr>
              <w:t>ab ca. $59 USD</w:t>
            </w:r>
          </w:p>
        </w:tc>
        <w:tc>
          <w:tcPr>
            <w:tcW w:w="2160" w:type="dxa"/>
          </w:tcPr>
          <w:p w14:paraId="7293690C" w14:textId="77777777" w:rsidR="00CB633D" w:rsidRPr="006C67AA" w:rsidRDefault="00ED647A">
            <w:pPr>
              <w:rPr>
                <w:lang w:val="de-DE"/>
              </w:rPr>
            </w:pPr>
            <w:r w:rsidRPr="006C67AA">
              <w:rPr>
                <w:sz w:val="20"/>
                <w:lang w:val="de-DE"/>
              </w:rPr>
              <w:t>Auto-Sequenzen, Smart Inbox,</w:t>
            </w:r>
            <w:r w:rsidRPr="006C67AA">
              <w:rPr>
                <w:sz w:val="20"/>
                <w:lang w:val="de-DE"/>
              </w:rPr>
              <w:br/>
              <w:t>Team-Management</w:t>
            </w:r>
          </w:p>
        </w:tc>
        <w:tc>
          <w:tcPr>
            <w:tcW w:w="2160" w:type="dxa"/>
          </w:tcPr>
          <w:p w14:paraId="1C31D53E" w14:textId="77777777" w:rsidR="00CB633D" w:rsidRDefault="00ED647A">
            <w:r>
              <w:rPr>
                <w:sz w:val="20"/>
              </w:rPr>
              <w:t>Cloud-basiert</w:t>
            </w:r>
            <w:r>
              <w:rPr>
                <w:sz w:val="20"/>
              </w:rPr>
              <w:br/>
              <w:t>(Browser-Automatisierung)</w:t>
            </w:r>
          </w:p>
        </w:tc>
      </w:tr>
    </w:tbl>
    <w:p w14:paraId="0EDD0C24" w14:textId="77777777" w:rsidR="00CB633D" w:rsidRDefault="00CB633D"/>
    <w:p w14:paraId="512770A8" w14:textId="77777777" w:rsidR="00CB633D" w:rsidRPr="006C67AA" w:rsidRDefault="00ED647A">
      <w:pPr>
        <w:rPr>
          <w:lang w:val="de-DE"/>
        </w:rPr>
      </w:pPr>
      <w:r w:rsidRPr="006C67AA">
        <w:rPr>
          <w:b/>
          <w:lang w:val="de-DE"/>
        </w:rPr>
        <w:t xml:space="preserve">Wichtig: </w:t>
      </w:r>
      <w:r w:rsidRPr="006C67AA">
        <w:rPr>
          <w:lang w:val="de-DE"/>
        </w:rPr>
        <w:t>KEINES dieser Tools nutzt die offizielle LinkedIn-API für Nachrichten oder Vernetzungsanfragen. Alle verwenden Browser-Automatisierung. Preise für Expandi, Waalaxy und LinkedHelper wurden direkt von den jeweiligen Preis-Seiten abgerufen (März 2026).</w:t>
      </w:r>
    </w:p>
    <w:p w14:paraId="7119C3FB" w14:textId="77777777" w:rsidR="00CB633D" w:rsidRPr="006C67AA" w:rsidRDefault="00ED647A">
      <w:pPr>
        <w:rPr>
          <w:lang w:val="de-DE"/>
        </w:rPr>
      </w:pPr>
      <w:r w:rsidRPr="006C67AA">
        <w:rPr>
          <w:lang w:val="de-DE"/>
        </w:rPr>
        <w:br w:type="page"/>
      </w:r>
    </w:p>
    <w:p w14:paraId="0480640E" w14:textId="77777777" w:rsidR="00CB633D" w:rsidRPr="006C67AA" w:rsidRDefault="00ED647A">
      <w:pPr>
        <w:pStyle w:val="berschrift1"/>
        <w:rPr>
          <w:lang w:val="de-DE"/>
        </w:rPr>
      </w:pPr>
      <w:r w:rsidRPr="006C67AA">
        <w:rPr>
          <w:lang w:val="de-DE"/>
        </w:rPr>
        <w:lastRenderedPageBreak/>
        <w:t>7. Drei Optionen zur Auswahl</w:t>
      </w:r>
    </w:p>
    <w:p w14:paraId="4C8B27E7" w14:textId="77777777" w:rsidR="00CB633D" w:rsidRPr="006C67AA" w:rsidRDefault="00CB633D">
      <w:pPr>
        <w:pBdr>
          <w:bottom w:val="single" w:sz="6" w:space="1" w:color="0A66C2"/>
        </w:pBdr>
        <w:rPr>
          <w:lang w:val="de-DE"/>
        </w:rPr>
      </w:pPr>
    </w:p>
    <w:p w14:paraId="1186B950" w14:textId="77777777" w:rsidR="00CB633D" w:rsidRPr="006C67AA" w:rsidRDefault="00ED647A">
      <w:pPr>
        <w:rPr>
          <w:lang w:val="de-DE"/>
        </w:rPr>
      </w:pPr>
      <w:r w:rsidRPr="006C67AA">
        <w:rPr>
          <w:lang w:val="de-DE"/>
        </w:rPr>
        <w:t>Waleri, hier sind drei Optionen — jede mit unterschiedlichen Stärken, Schwächen und Kosten. Unsere Empfehlung folgt in Abschnitt 12.</w:t>
      </w:r>
    </w:p>
    <w:p w14:paraId="787FF738" w14:textId="77777777" w:rsidR="00CB633D" w:rsidRPr="006C67AA" w:rsidRDefault="00ED647A">
      <w:pPr>
        <w:pStyle w:val="berschrift2"/>
        <w:rPr>
          <w:lang w:val="de-DE"/>
        </w:rPr>
      </w:pPr>
      <w:r w:rsidRPr="006C67AA">
        <w:rPr>
          <w:lang w:val="de-DE"/>
        </w:rPr>
        <w:t>Option A: Komplett selbst gebaut</w:t>
      </w:r>
    </w:p>
    <w:p w14:paraId="603C1248" w14:textId="77777777" w:rsidR="00CB633D" w:rsidRPr="006C67AA" w:rsidRDefault="00ED647A">
      <w:pPr>
        <w:rPr>
          <w:lang w:val="de-DE"/>
        </w:rPr>
      </w:pPr>
      <w:r w:rsidRPr="006C67AA">
        <w:rPr>
          <w:b/>
          <w:color w:val="008000"/>
          <w:lang w:val="de-DE"/>
        </w:rPr>
        <w:t>Sperr-Risiko: Keins | Kosten: Niedrig | Kontrolle: Maximal</w:t>
      </w:r>
    </w:p>
    <w:p w14:paraId="7B964692" w14:textId="77777777" w:rsidR="00CB633D" w:rsidRDefault="00ED647A">
      <w:r w:rsidRPr="006C67AA">
        <w:rPr>
          <w:lang w:val="de-DE"/>
        </w:rPr>
        <w:t xml:space="preserve">Das gesamte System wird von uns gebaut. Alles läuft über die offizielle LinkedIn-API und Google Gemini. </w:t>
      </w:r>
      <w:r>
        <w:t>Kein Drittanbieter-Tool.</w:t>
      </w:r>
    </w:p>
    <w:p w14:paraId="4F1E36E4" w14:textId="77777777" w:rsidR="00CB633D" w:rsidRDefault="00ED647A">
      <w:r>
        <w:rPr>
          <w:b/>
        </w:rPr>
        <w:t>Was funktioniert:</w:t>
      </w:r>
    </w:p>
    <w:p w14:paraId="552C9960" w14:textId="6D447934" w:rsidR="00CB633D" w:rsidRPr="006C67AA" w:rsidRDefault="00ED647A">
      <w:pPr>
        <w:pStyle w:val="Aufzhlungszeichen"/>
        <w:rPr>
          <w:lang w:val="de-DE"/>
        </w:rPr>
      </w:pPr>
      <w:r w:rsidRPr="006C67AA">
        <w:rPr>
          <w:lang w:val="de-DE"/>
        </w:rPr>
        <w:t xml:space="preserve">KI-Texterstellung: Gemini </w:t>
      </w:r>
      <w:del w:id="40" w:author="Waleri Moretz" w:date="2026-03-18T22:45:00Z" w16du:dateUtc="2026-03-18T21:45:00Z">
        <w:r w:rsidRPr="006C67AA" w:rsidDel="0074541E">
          <w:rPr>
            <w:lang w:val="de-DE"/>
          </w:rPr>
          <w:delText>2.5</w:delText>
        </w:r>
      </w:del>
      <w:ins w:id="41" w:author="Waleri Moretz" w:date="2026-03-18T22:45:00Z" w16du:dateUtc="2026-03-18T21:45:00Z">
        <w:r w:rsidR="0074541E">
          <w:rPr>
            <w:lang w:val="de-DE"/>
          </w:rPr>
          <w:t>3.1</w:t>
        </w:r>
      </w:ins>
      <w:r w:rsidRPr="006C67AA">
        <w:rPr>
          <w:lang w:val="de-DE"/>
        </w:rPr>
        <w:t xml:space="preserve"> Pro recherchiert und schreibt professionelle Beiträge</w:t>
      </w:r>
    </w:p>
    <w:p w14:paraId="2B04DBD5" w14:textId="77777777" w:rsidR="00CB633D" w:rsidRPr="006C67AA" w:rsidRDefault="00ED647A">
      <w:pPr>
        <w:pStyle w:val="Aufzhlungszeichen"/>
        <w:rPr>
          <w:lang w:val="de-DE"/>
        </w:rPr>
      </w:pPr>
      <w:r w:rsidRPr="006C67AA">
        <w:rPr>
          <w:lang w:val="de-DE"/>
        </w:rPr>
        <w:t>Bildgenerierung: Imagen 4 Ultra + HTML-Templates für einheitliches Branding</w:t>
      </w:r>
    </w:p>
    <w:p w14:paraId="747239B1" w14:textId="77777777" w:rsidR="00CB633D" w:rsidRPr="006C67AA" w:rsidRDefault="00ED647A">
      <w:pPr>
        <w:pStyle w:val="Aufzhlungszeichen"/>
        <w:rPr>
          <w:lang w:val="de-DE"/>
        </w:rPr>
      </w:pPr>
      <w:r w:rsidRPr="006C67AA">
        <w:rPr>
          <w:lang w:val="de-DE"/>
        </w:rPr>
        <w:t>LinkedIn-Veröffentlichung: Offizielle API (w_member_social) — kein Sperr-Risiko</w:t>
      </w:r>
    </w:p>
    <w:p w14:paraId="5D1C27CC" w14:textId="77777777" w:rsidR="00CB633D" w:rsidRPr="006C67AA" w:rsidRDefault="00ED647A">
      <w:pPr>
        <w:pStyle w:val="Aufzhlungszeichen"/>
        <w:rPr>
          <w:lang w:val="de-DE"/>
        </w:rPr>
      </w:pPr>
      <w:r w:rsidRPr="006C67AA">
        <w:rPr>
          <w:lang w:val="de-DE"/>
        </w:rPr>
        <w:t>Eigene Wert-Kommentare: KI schreibt Kommentare unter eigene Beiträge (Algorithmus-Boost)</w:t>
      </w:r>
    </w:p>
    <w:p w14:paraId="1C2F978D" w14:textId="77777777" w:rsidR="00CB633D" w:rsidRPr="006C67AA" w:rsidRDefault="00ED647A">
      <w:pPr>
        <w:pStyle w:val="Aufzhlungszeichen"/>
        <w:rPr>
          <w:lang w:val="de-DE"/>
        </w:rPr>
      </w:pPr>
      <w:r w:rsidRPr="006C67AA">
        <w:rPr>
          <w:lang w:val="de-DE"/>
        </w:rPr>
        <w:t>Dashboard: Weboberfläche für Übersicht, Bearbeitung und Freigabe</w:t>
      </w:r>
    </w:p>
    <w:p w14:paraId="68D5B8EA" w14:textId="77777777" w:rsidR="00CB633D" w:rsidRDefault="00ED647A">
      <w:pPr>
        <w:pStyle w:val="Aufzhlungszeichen"/>
      </w:pPr>
      <w:r>
        <w:t>Scheduling: Automatische Veröffentlichung 3× pro Woche</w:t>
      </w:r>
    </w:p>
    <w:p w14:paraId="6A23C7CA" w14:textId="77777777" w:rsidR="00CB633D" w:rsidRPr="006C67AA" w:rsidRDefault="00ED647A">
      <w:pPr>
        <w:pStyle w:val="Aufzhlungszeichen"/>
        <w:rPr>
          <w:lang w:val="de-DE"/>
        </w:rPr>
      </w:pPr>
      <w:r w:rsidRPr="006C67AA">
        <w:rPr>
          <w:lang w:val="de-DE"/>
        </w:rPr>
        <w:t>Telegram-Bot: Link wird automatisch in Telegram-Engagement-Gruppe geteilt</w:t>
      </w:r>
    </w:p>
    <w:p w14:paraId="79B487F7" w14:textId="77777777" w:rsidR="00CB633D" w:rsidRPr="006C67AA" w:rsidRDefault="00ED647A">
      <w:pPr>
        <w:pStyle w:val="Aufzhlungszeichen"/>
        <w:rPr>
          <w:lang w:val="de-DE"/>
        </w:rPr>
      </w:pPr>
      <w:r w:rsidRPr="006C67AA">
        <w:rPr>
          <w:lang w:val="de-DE"/>
        </w:rPr>
        <w:t>Analyse (manuell): Engagement im Dashboard tracken (Klicks, Kommentare, Reichweite manuell erfassen)</w:t>
      </w:r>
    </w:p>
    <w:p w14:paraId="1DD10B0A" w14:textId="77777777" w:rsidR="00CB633D" w:rsidRDefault="00ED647A">
      <w:r>
        <w:rPr>
          <w:b/>
        </w:rPr>
        <w:t>Was NICHT funktioniert (ehrlich):</w:t>
      </w:r>
    </w:p>
    <w:p w14:paraId="77A13F4B" w14:textId="77777777" w:rsidR="00CB633D" w:rsidRPr="006C67AA" w:rsidRDefault="00ED647A">
      <w:pPr>
        <w:pStyle w:val="Aufzhlungszeichen"/>
        <w:rPr>
          <w:lang w:val="de-DE"/>
        </w:rPr>
      </w:pPr>
      <w:r w:rsidRPr="006C67AA">
        <w:rPr>
          <w:lang w:val="de-DE"/>
        </w:rPr>
        <w:t>Kommentare anderer automatisch lesen und beantworten (erfordert r_member_social — eingeschränkt)</w:t>
      </w:r>
    </w:p>
    <w:p w14:paraId="00061716" w14:textId="77777777" w:rsidR="00CB633D" w:rsidRDefault="00ED647A">
      <w:pPr>
        <w:pStyle w:val="Aufzhlungszeichen"/>
      </w:pPr>
      <w:r>
        <w:t>Automatische Direktnachrichten bei Schlüsselwörtern</w:t>
      </w:r>
    </w:p>
    <w:p w14:paraId="04B05DC5" w14:textId="77777777" w:rsidR="00CB633D" w:rsidRDefault="00ED647A">
      <w:pPr>
        <w:pStyle w:val="Aufzhlungszeichen"/>
      </w:pPr>
      <w:r>
        <w:t>Automatische Vernetzungsanfragen</w:t>
      </w:r>
    </w:p>
    <w:p w14:paraId="7D09F993" w14:textId="77777777" w:rsidR="00CB633D" w:rsidRPr="006C67AA" w:rsidRDefault="00ED647A">
      <w:pPr>
        <w:pStyle w:val="Aufzhlungszeichen"/>
        <w:rPr>
          <w:lang w:val="de-DE"/>
        </w:rPr>
      </w:pPr>
      <w:r w:rsidRPr="006C67AA">
        <w:rPr>
          <w:lang w:val="de-DE"/>
        </w:rPr>
        <w:t>Schlüsselwort-getriggerte DMs wie bei Matthias Wald</w:t>
      </w:r>
    </w:p>
    <w:p w14:paraId="02B86DF1" w14:textId="77777777" w:rsidR="00CB633D" w:rsidRDefault="00ED647A">
      <w:r w:rsidRPr="006C67AA">
        <w:rPr>
          <w:lang w:val="de-DE"/>
        </w:rPr>
        <w:t xml:space="preserve">Für die Kommentar-Überwachung gibt es eine Teillösung: Das System kann die eigene Beitragsseite regelmäßig abrufen und neue Kommentare im Dashboard anzeigen. Die Antwort kann dann mit einem Klick (KI-generiert) gesendet werden — halbautomatisch. Hinweis: Dieses Abrufen ist technisch leichtes Page-Scraping — minimales Risiko, aber nicht ganz null. </w:t>
      </w:r>
      <w:r>
        <w:t>Deutlich sicherer als Browser-Automatisierung für DMs/Connect.</w:t>
      </w:r>
    </w:p>
    <w:tbl>
      <w:tblPr>
        <w:tblStyle w:val="Tabellenraster"/>
        <w:tblW w:w="0" w:type="auto"/>
        <w:jc w:val="center"/>
        <w:tblLook w:val="04A0" w:firstRow="1" w:lastRow="0" w:firstColumn="1" w:lastColumn="0" w:noHBand="0" w:noVBand="1"/>
      </w:tblPr>
      <w:tblGrid>
        <w:gridCol w:w="4320"/>
        <w:gridCol w:w="4320"/>
      </w:tblGrid>
      <w:tr w:rsidR="00CB633D" w14:paraId="5842BF52" w14:textId="77777777">
        <w:trPr>
          <w:jc w:val="center"/>
        </w:trPr>
        <w:tc>
          <w:tcPr>
            <w:tcW w:w="4320" w:type="dxa"/>
            <w:shd w:val="clear" w:color="auto" w:fill="0A66C2"/>
          </w:tcPr>
          <w:p w14:paraId="785E696D" w14:textId="77777777" w:rsidR="00CB633D" w:rsidRDefault="00CB633D"/>
        </w:tc>
        <w:tc>
          <w:tcPr>
            <w:tcW w:w="4320" w:type="dxa"/>
            <w:shd w:val="clear" w:color="auto" w:fill="0A66C2"/>
          </w:tcPr>
          <w:p w14:paraId="58FF6140" w14:textId="77777777" w:rsidR="00CB633D" w:rsidRDefault="00ED647A">
            <w:r>
              <w:rPr>
                <w:b/>
                <w:color w:val="FFFFFF"/>
                <w:sz w:val="20"/>
              </w:rPr>
              <w:t>Details</w:t>
            </w:r>
          </w:p>
        </w:tc>
      </w:tr>
      <w:tr w:rsidR="00CB633D" w14:paraId="2F01A8B0" w14:textId="77777777">
        <w:trPr>
          <w:jc w:val="center"/>
        </w:trPr>
        <w:tc>
          <w:tcPr>
            <w:tcW w:w="4320" w:type="dxa"/>
          </w:tcPr>
          <w:p w14:paraId="13B29C49" w14:textId="77777777" w:rsidR="00CB633D" w:rsidRDefault="00ED647A">
            <w:r>
              <w:rPr>
                <w:b/>
                <w:sz w:val="20"/>
              </w:rPr>
              <w:t>Monatliche KI-Kosten</w:t>
            </w:r>
          </w:p>
        </w:tc>
        <w:tc>
          <w:tcPr>
            <w:tcW w:w="4320" w:type="dxa"/>
          </w:tcPr>
          <w:p w14:paraId="46225AC9" w14:textId="77777777" w:rsidR="00CB633D" w:rsidRDefault="00ED647A">
            <w:r>
              <w:rPr>
                <w:sz w:val="20"/>
              </w:rPr>
              <w:t>ca. 2-5 EUR</w:t>
            </w:r>
          </w:p>
        </w:tc>
      </w:tr>
      <w:tr w:rsidR="00CB633D" w:rsidRPr="00775F45" w14:paraId="52605C04" w14:textId="77777777">
        <w:trPr>
          <w:jc w:val="center"/>
        </w:trPr>
        <w:tc>
          <w:tcPr>
            <w:tcW w:w="4320" w:type="dxa"/>
          </w:tcPr>
          <w:p w14:paraId="6DB12F57" w14:textId="77777777" w:rsidR="00CB633D" w:rsidRDefault="00ED647A">
            <w:r>
              <w:rPr>
                <w:b/>
                <w:sz w:val="20"/>
              </w:rPr>
              <w:t>Hosting (VPS/Cloud)</w:t>
            </w:r>
          </w:p>
        </w:tc>
        <w:tc>
          <w:tcPr>
            <w:tcW w:w="4320" w:type="dxa"/>
          </w:tcPr>
          <w:p w14:paraId="417220C7" w14:textId="77777777" w:rsidR="00CB633D" w:rsidRPr="006C67AA" w:rsidRDefault="00ED647A">
            <w:pPr>
              <w:rPr>
                <w:lang w:val="de-DE"/>
              </w:rPr>
            </w:pPr>
            <w:r w:rsidRPr="006C67AA">
              <w:rPr>
                <w:sz w:val="20"/>
                <w:lang w:val="de-DE"/>
              </w:rPr>
              <w:t>ca. 5-15 EUR/Monat</w:t>
            </w:r>
            <w:r w:rsidRPr="006C67AA">
              <w:rPr>
                <w:sz w:val="20"/>
                <w:lang w:val="de-DE"/>
              </w:rPr>
              <w:br/>
            </w:r>
            <w:r w:rsidRPr="006C67AA">
              <w:rPr>
                <w:sz w:val="20"/>
                <w:lang w:val="de-DE"/>
              </w:rPr>
              <w:t>(z. B. Hetzner, Railway;</w:t>
            </w:r>
            <w:r w:rsidRPr="006C67AA">
              <w:rPr>
                <w:sz w:val="20"/>
                <w:lang w:val="de-DE"/>
              </w:rPr>
              <w:br/>
              <w:t>kostenlose Tiers möglich)</w:t>
            </w:r>
          </w:p>
        </w:tc>
      </w:tr>
      <w:tr w:rsidR="00CB633D" w14:paraId="40C1B340" w14:textId="77777777">
        <w:trPr>
          <w:jc w:val="center"/>
        </w:trPr>
        <w:tc>
          <w:tcPr>
            <w:tcW w:w="4320" w:type="dxa"/>
          </w:tcPr>
          <w:p w14:paraId="55B6EA9B" w14:textId="77777777" w:rsidR="00CB633D" w:rsidRDefault="00ED647A">
            <w:r>
              <w:rPr>
                <w:b/>
                <w:sz w:val="20"/>
              </w:rPr>
              <w:lastRenderedPageBreak/>
              <w:t>Sperr-Risiko</w:t>
            </w:r>
          </w:p>
        </w:tc>
        <w:tc>
          <w:tcPr>
            <w:tcW w:w="4320" w:type="dxa"/>
          </w:tcPr>
          <w:p w14:paraId="65531E63" w14:textId="77777777" w:rsidR="00CB633D" w:rsidRDefault="00ED647A">
            <w:r>
              <w:rPr>
                <w:sz w:val="20"/>
              </w:rPr>
              <w:t>Keins (offizielle API)</w:t>
            </w:r>
          </w:p>
        </w:tc>
      </w:tr>
      <w:tr w:rsidR="00CB633D" w14:paraId="07EF3851" w14:textId="77777777">
        <w:trPr>
          <w:jc w:val="center"/>
        </w:trPr>
        <w:tc>
          <w:tcPr>
            <w:tcW w:w="4320" w:type="dxa"/>
          </w:tcPr>
          <w:p w14:paraId="62067EAE" w14:textId="77777777" w:rsidR="00CB633D" w:rsidRDefault="00ED647A">
            <w:r>
              <w:rPr>
                <w:b/>
                <w:sz w:val="20"/>
              </w:rPr>
              <w:t>DSGVO</w:t>
            </w:r>
          </w:p>
        </w:tc>
        <w:tc>
          <w:tcPr>
            <w:tcW w:w="4320" w:type="dxa"/>
          </w:tcPr>
          <w:p w14:paraId="2E36D0A6" w14:textId="77777777" w:rsidR="00CB633D" w:rsidRDefault="00ED647A">
            <w:r>
              <w:rPr>
                <w:sz w:val="20"/>
              </w:rPr>
              <w:t>Vollständig konform</w:t>
            </w:r>
          </w:p>
        </w:tc>
      </w:tr>
      <w:tr w:rsidR="00CB633D" w14:paraId="37530624" w14:textId="77777777">
        <w:trPr>
          <w:jc w:val="center"/>
        </w:trPr>
        <w:tc>
          <w:tcPr>
            <w:tcW w:w="4320" w:type="dxa"/>
          </w:tcPr>
          <w:p w14:paraId="7F501DE4" w14:textId="103EAAEB" w:rsidR="00CB633D" w:rsidRDefault="00ED647A">
            <w:del w:id="42" w:author="Waleri Moretz" w:date="2026-03-18T23:58:00Z" w16du:dateUtc="2026-03-18T22:58:00Z">
              <w:r w:rsidDel="009134A2">
                <w:rPr>
                  <w:b/>
                  <w:sz w:val="20"/>
                </w:rPr>
                <w:delText>Telegram</w:delText>
              </w:r>
            </w:del>
            <w:ins w:id="43" w:author="Waleri Moretz" w:date="2026-03-18T23:58:00Z" w16du:dateUtc="2026-03-18T22:58:00Z">
              <w:r w:rsidR="009134A2">
                <w:rPr>
                  <w:b/>
                  <w:sz w:val="20"/>
                </w:rPr>
                <w:t>Whatsapp</w:t>
              </w:r>
            </w:ins>
            <w:r>
              <w:rPr>
                <w:b/>
                <w:sz w:val="20"/>
              </w:rPr>
              <w:t>-Bot</w:t>
            </w:r>
          </w:p>
        </w:tc>
        <w:tc>
          <w:tcPr>
            <w:tcW w:w="4320" w:type="dxa"/>
          </w:tcPr>
          <w:p w14:paraId="3F97A2F2" w14:textId="77777777" w:rsidR="00CB633D" w:rsidRDefault="00ED647A">
            <w:r>
              <w:rPr>
                <w:sz w:val="20"/>
              </w:rPr>
              <w:t>0 EUR</w:t>
            </w:r>
          </w:p>
        </w:tc>
      </w:tr>
    </w:tbl>
    <w:p w14:paraId="071F5FF5" w14:textId="77777777" w:rsidR="00CB633D" w:rsidRDefault="00CB633D"/>
    <w:p w14:paraId="59B0FB6A" w14:textId="77777777" w:rsidR="00CB633D" w:rsidRPr="006C67AA" w:rsidRDefault="00ED647A">
      <w:pPr>
        <w:pStyle w:val="berschrift2"/>
        <w:rPr>
          <w:lang w:val="de-DE"/>
        </w:rPr>
      </w:pPr>
      <w:r w:rsidRPr="006C67AA">
        <w:rPr>
          <w:lang w:val="de-DE"/>
        </w:rPr>
        <w:t>Option B: Selbst gebaut + Drittanbieter-Tool</w:t>
      </w:r>
    </w:p>
    <w:p w14:paraId="75AA014C" w14:textId="77777777" w:rsidR="00CB633D" w:rsidRPr="006C67AA" w:rsidRDefault="00ED647A">
      <w:pPr>
        <w:rPr>
          <w:lang w:val="de-DE"/>
        </w:rPr>
      </w:pPr>
      <w:r w:rsidRPr="006C67AA">
        <w:rPr>
          <w:b/>
          <w:color w:val="FF9900"/>
          <w:lang w:val="de-DE"/>
        </w:rPr>
        <w:t>Sperr-Risiko: Gering-Mittel | Kosten: Mittel | Kontrolle: Hoch</w:t>
      </w:r>
    </w:p>
    <w:p w14:paraId="1600C11D" w14:textId="77777777" w:rsidR="00CB633D" w:rsidRPr="006C67AA" w:rsidRDefault="00ED647A">
      <w:pPr>
        <w:rPr>
          <w:lang w:val="de-DE"/>
        </w:rPr>
      </w:pPr>
      <w:r w:rsidRPr="006C67AA">
        <w:rPr>
          <w:lang w:val="de-DE"/>
        </w:rPr>
        <w:t>Alles aus Option A — plus ein bestehendes Tool (z. B. LinkedHelper ab $15/Monat) für die Funktionen, die die offizielle API nicht anbietet.</w:t>
      </w:r>
    </w:p>
    <w:p w14:paraId="35FD3CCB" w14:textId="77777777" w:rsidR="00CB633D" w:rsidRDefault="00ED647A">
      <w:r>
        <w:rPr>
          <w:b/>
        </w:rPr>
        <w:t>Zusätzlich zu Option A:</w:t>
      </w:r>
    </w:p>
    <w:p w14:paraId="4F12079E" w14:textId="77777777" w:rsidR="00CB633D" w:rsidRDefault="00ED647A">
      <w:pPr>
        <w:pStyle w:val="Aufzhlungszeichen"/>
      </w:pPr>
      <w:r>
        <w:t>Automatische Direktnachrichten bei Schlüsselwort-Kommentaren</w:t>
      </w:r>
    </w:p>
    <w:p w14:paraId="01BB2A5E" w14:textId="77777777" w:rsidR="00CB633D" w:rsidRPr="006C67AA" w:rsidRDefault="00ED647A">
      <w:pPr>
        <w:pStyle w:val="Aufzhlungszeichen"/>
        <w:rPr>
          <w:lang w:val="de-DE"/>
        </w:rPr>
      </w:pPr>
      <w:r w:rsidRPr="006C67AA">
        <w:rPr>
          <w:lang w:val="de-DE"/>
        </w:rPr>
        <w:t>Automatische Vernetzungsanfragen an Personen, die interagieren</w:t>
      </w:r>
    </w:p>
    <w:p w14:paraId="04551631" w14:textId="77777777" w:rsidR="00CB633D" w:rsidRPr="006C67AA" w:rsidRDefault="00ED647A">
      <w:pPr>
        <w:pStyle w:val="Aufzhlungszeichen"/>
        <w:rPr>
          <w:lang w:val="de-DE"/>
        </w:rPr>
      </w:pPr>
      <w:r w:rsidRPr="006C67AA">
        <w:rPr>
          <w:lang w:val="de-DE"/>
        </w:rPr>
        <w:t>Automatisches Lesen und Beantworten von Kommentaren</w:t>
      </w:r>
    </w:p>
    <w:p w14:paraId="4F411890" w14:textId="77777777" w:rsidR="00CB633D" w:rsidRDefault="00ED647A">
      <w:pPr>
        <w:pStyle w:val="Aufzhlungszeichen"/>
      </w:pPr>
      <w:r>
        <w:t>Nachrichten-Sequenzen für Lead-Nurturing</w:t>
      </w:r>
    </w:p>
    <w:tbl>
      <w:tblPr>
        <w:tblStyle w:val="Tabellenraster"/>
        <w:tblW w:w="0" w:type="auto"/>
        <w:jc w:val="center"/>
        <w:tblLook w:val="04A0" w:firstRow="1" w:lastRow="0" w:firstColumn="1" w:lastColumn="0" w:noHBand="0" w:noVBand="1"/>
      </w:tblPr>
      <w:tblGrid>
        <w:gridCol w:w="4320"/>
        <w:gridCol w:w="4320"/>
      </w:tblGrid>
      <w:tr w:rsidR="00CB633D" w14:paraId="7CADE698" w14:textId="77777777">
        <w:trPr>
          <w:jc w:val="center"/>
        </w:trPr>
        <w:tc>
          <w:tcPr>
            <w:tcW w:w="4320" w:type="dxa"/>
            <w:shd w:val="clear" w:color="auto" w:fill="0A66C2"/>
          </w:tcPr>
          <w:p w14:paraId="0F583714" w14:textId="77777777" w:rsidR="00CB633D" w:rsidRDefault="00CB633D"/>
        </w:tc>
        <w:tc>
          <w:tcPr>
            <w:tcW w:w="4320" w:type="dxa"/>
            <w:shd w:val="clear" w:color="auto" w:fill="0A66C2"/>
          </w:tcPr>
          <w:p w14:paraId="4645BE9A" w14:textId="77777777" w:rsidR="00CB633D" w:rsidRDefault="00ED647A">
            <w:r>
              <w:rPr>
                <w:b/>
                <w:color w:val="FFFFFF"/>
                <w:sz w:val="20"/>
              </w:rPr>
              <w:t>Details</w:t>
            </w:r>
          </w:p>
        </w:tc>
      </w:tr>
      <w:tr w:rsidR="00CB633D" w14:paraId="4241A295" w14:textId="77777777">
        <w:trPr>
          <w:jc w:val="center"/>
        </w:trPr>
        <w:tc>
          <w:tcPr>
            <w:tcW w:w="4320" w:type="dxa"/>
          </w:tcPr>
          <w:p w14:paraId="36744E74" w14:textId="77777777" w:rsidR="00CB633D" w:rsidRDefault="00ED647A">
            <w:r>
              <w:rPr>
                <w:b/>
                <w:sz w:val="20"/>
              </w:rPr>
              <w:t>Monatliche KI-Kosten</w:t>
            </w:r>
          </w:p>
        </w:tc>
        <w:tc>
          <w:tcPr>
            <w:tcW w:w="4320" w:type="dxa"/>
          </w:tcPr>
          <w:p w14:paraId="26F28E16" w14:textId="77777777" w:rsidR="00CB633D" w:rsidRDefault="00ED647A">
            <w:r>
              <w:rPr>
                <w:sz w:val="20"/>
              </w:rPr>
              <w:t>ca. 2-5 EUR</w:t>
            </w:r>
          </w:p>
        </w:tc>
      </w:tr>
      <w:tr w:rsidR="00CB633D" w14:paraId="714DBA6D" w14:textId="77777777">
        <w:trPr>
          <w:jc w:val="center"/>
        </w:trPr>
        <w:tc>
          <w:tcPr>
            <w:tcW w:w="4320" w:type="dxa"/>
          </w:tcPr>
          <w:p w14:paraId="6B06F7A2" w14:textId="77777777" w:rsidR="00CB633D" w:rsidRDefault="00ED647A">
            <w:r>
              <w:rPr>
                <w:b/>
                <w:sz w:val="20"/>
              </w:rPr>
              <w:t>Drittanbieter-Tool</w:t>
            </w:r>
          </w:p>
        </w:tc>
        <w:tc>
          <w:tcPr>
            <w:tcW w:w="4320" w:type="dxa"/>
          </w:tcPr>
          <w:p w14:paraId="0556E2F6" w14:textId="77777777" w:rsidR="00CB633D" w:rsidRDefault="00ED647A">
            <w:r>
              <w:rPr>
                <w:sz w:val="20"/>
              </w:rPr>
              <w:t>$15-99 EUR/Monat</w:t>
            </w:r>
            <w:r>
              <w:rPr>
                <w:sz w:val="20"/>
              </w:rPr>
              <w:br/>
              <w:t>(LinkedHelper: $15, Expandi: $99)</w:t>
            </w:r>
          </w:p>
        </w:tc>
      </w:tr>
      <w:tr w:rsidR="00CB633D" w14:paraId="58393BBC" w14:textId="77777777">
        <w:trPr>
          <w:jc w:val="center"/>
        </w:trPr>
        <w:tc>
          <w:tcPr>
            <w:tcW w:w="4320" w:type="dxa"/>
          </w:tcPr>
          <w:p w14:paraId="4DF5D73E" w14:textId="77777777" w:rsidR="00CB633D" w:rsidRDefault="00ED647A">
            <w:r>
              <w:rPr>
                <w:b/>
                <w:sz w:val="20"/>
              </w:rPr>
              <w:t>Hosting (VPS/Cloud)</w:t>
            </w:r>
          </w:p>
        </w:tc>
        <w:tc>
          <w:tcPr>
            <w:tcW w:w="4320" w:type="dxa"/>
          </w:tcPr>
          <w:p w14:paraId="6B4F31E0" w14:textId="77777777" w:rsidR="00CB633D" w:rsidRDefault="00ED647A">
            <w:r>
              <w:rPr>
                <w:sz w:val="20"/>
              </w:rPr>
              <w:t>ca. 5-15 EUR/Monat</w:t>
            </w:r>
          </w:p>
        </w:tc>
      </w:tr>
      <w:tr w:rsidR="00CB633D" w:rsidRPr="00775F45" w14:paraId="241AD9FD" w14:textId="77777777">
        <w:trPr>
          <w:jc w:val="center"/>
        </w:trPr>
        <w:tc>
          <w:tcPr>
            <w:tcW w:w="4320" w:type="dxa"/>
          </w:tcPr>
          <w:p w14:paraId="26B581BA" w14:textId="77777777" w:rsidR="00CB633D" w:rsidRDefault="00ED647A">
            <w:r>
              <w:rPr>
                <w:b/>
                <w:sz w:val="20"/>
              </w:rPr>
              <w:t>Sperr-Risiko</w:t>
            </w:r>
          </w:p>
        </w:tc>
        <w:tc>
          <w:tcPr>
            <w:tcW w:w="4320" w:type="dxa"/>
          </w:tcPr>
          <w:p w14:paraId="1C3E7BAA" w14:textId="77777777" w:rsidR="00CB633D" w:rsidRPr="006C67AA" w:rsidRDefault="00ED647A">
            <w:pPr>
              <w:rPr>
                <w:lang w:val="de-DE"/>
              </w:rPr>
            </w:pPr>
            <w:r w:rsidRPr="006C67AA">
              <w:rPr>
                <w:sz w:val="20"/>
                <w:lang w:val="de-DE"/>
              </w:rPr>
              <w:t>Gering-Mittel (10-15%)</w:t>
            </w:r>
            <w:r w:rsidRPr="006C67AA">
              <w:rPr>
                <w:sz w:val="20"/>
                <w:lang w:val="de-DE"/>
              </w:rPr>
              <w:br/>
              <w:t>Nur für DM/Connect-Funktionen,</w:t>
            </w:r>
            <w:r w:rsidRPr="006C67AA">
              <w:rPr>
                <w:sz w:val="20"/>
                <w:lang w:val="de-DE"/>
              </w:rPr>
              <w:br/>
              <w:t>nicht für Beiträge</w:t>
            </w:r>
          </w:p>
        </w:tc>
      </w:tr>
      <w:tr w:rsidR="00CB633D" w:rsidRPr="00775F45" w14:paraId="794502B0" w14:textId="77777777">
        <w:trPr>
          <w:jc w:val="center"/>
        </w:trPr>
        <w:tc>
          <w:tcPr>
            <w:tcW w:w="4320" w:type="dxa"/>
          </w:tcPr>
          <w:p w14:paraId="35297F59" w14:textId="77777777" w:rsidR="00CB633D" w:rsidRDefault="00ED647A">
            <w:r>
              <w:rPr>
                <w:b/>
                <w:sz w:val="20"/>
              </w:rPr>
              <w:t>DSGVO</w:t>
            </w:r>
          </w:p>
        </w:tc>
        <w:tc>
          <w:tcPr>
            <w:tcW w:w="4320" w:type="dxa"/>
          </w:tcPr>
          <w:p w14:paraId="14075B44" w14:textId="77777777" w:rsidR="00CB633D" w:rsidRPr="006C67AA" w:rsidRDefault="00ED647A">
            <w:pPr>
              <w:rPr>
                <w:lang w:val="de-DE"/>
              </w:rPr>
            </w:pPr>
            <w:r w:rsidRPr="006C67AA">
              <w:rPr>
                <w:sz w:val="20"/>
                <w:lang w:val="de-DE"/>
              </w:rPr>
              <w:t>Grauzone bei Auto-DMs</w:t>
            </w:r>
            <w:r w:rsidRPr="006C67AA">
              <w:rPr>
                <w:sz w:val="20"/>
                <w:lang w:val="de-DE"/>
              </w:rPr>
              <w:br/>
              <w:t>— juristische Prüfung nötig</w:t>
            </w:r>
          </w:p>
        </w:tc>
      </w:tr>
    </w:tbl>
    <w:p w14:paraId="6785029C" w14:textId="77777777" w:rsidR="00CB633D" w:rsidRPr="006C67AA" w:rsidRDefault="00CB633D">
      <w:pPr>
        <w:rPr>
          <w:lang w:val="de-DE"/>
        </w:rPr>
      </w:pPr>
    </w:p>
    <w:p w14:paraId="74C2116E" w14:textId="77777777" w:rsidR="00CB633D" w:rsidRPr="006C67AA" w:rsidRDefault="00ED647A">
      <w:pPr>
        <w:pStyle w:val="berschrift2"/>
        <w:rPr>
          <w:lang w:val="de-DE"/>
        </w:rPr>
      </w:pPr>
      <w:r w:rsidRPr="006C67AA">
        <w:rPr>
          <w:lang w:val="de-DE"/>
        </w:rPr>
        <w:t>Option C: Nur Drittanbieter-Tool (ohne Eigenentwicklung)</w:t>
      </w:r>
    </w:p>
    <w:p w14:paraId="5423A557" w14:textId="77777777" w:rsidR="00CB633D" w:rsidRPr="006C67AA" w:rsidRDefault="00ED647A">
      <w:pPr>
        <w:rPr>
          <w:lang w:val="de-DE"/>
        </w:rPr>
      </w:pPr>
      <w:r w:rsidRPr="006C67AA">
        <w:rPr>
          <w:b/>
          <w:color w:val="CC0000"/>
          <w:lang w:val="de-DE"/>
        </w:rPr>
        <w:t>Sperr-Risiko: Mittel-Hoch | Kosten: Mittel | Kontrolle: Gering</w:t>
      </w:r>
    </w:p>
    <w:p w14:paraId="768AE886" w14:textId="77777777" w:rsidR="00CB633D" w:rsidRPr="006C67AA" w:rsidRDefault="00ED647A">
      <w:pPr>
        <w:rPr>
          <w:lang w:val="de-DE"/>
        </w:rPr>
      </w:pPr>
      <w:r w:rsidRPr="006C67AA">
        <w:rPr>
          <w:lang w:val="de-DE"/>
        </w:rPr>
        <w:t>Kein eigenes System. Ein bestehendes Tool wird verwendet, Inhalte werden manuell erstellt.</w:t>
      </w:r>
    </w:p>
    <w:p w14:paraId="4A07486D" w14:textId="77777777" w:rsidR="00CB633D" w:rsidRDefault="00ED647A">
      <w:r>
        <w:rPr>
          <w:b/>
        </w:rPr>
        <w:t>Was enthalten ist:</w:t>
      </w:r>
    </w:p>
    <w:p w14:paraId="14725F3B" w14:textId="77777777" w:rsidR="00CB633D" w:rsidRDefault="00ED647A">
      <w:pPr>
        <w:pStyle w:val="Aufzhlungszeichen"/>
      </w:pPr>
      <w:r>
        <w:t>Tool-Abo (z. B. Expandi $99/Monat oder LinkedHelper $15/Monat)</w:t>
      </w:r>
    </w:p>
    <w:p w14:paraId="02BC27EA" w14:textId="77777777" w:rsidR="00CB633D" w:rsidRPr="006C67AA" w:rsidRDefault="00ED647A">
      <w:pPr>
        <w:pStyle w:val="Aufzhlungszeichen"/>
        <w:rPr>
          <w:lang w:val="de-DE"/>
        </w:rPr>
      </w:pPr>
      <w:r w:rsidRPr="006C67AA">
        <w:rPr>
          <w:lang w:val="de-DE"/>
        </w:rPr>
        <w:t>Alle Automatisierungsfunktionen des Tools (DMs, Connect, Sequenzen)</w:t>
      </w:r>
    </w:p>
    <w:p w14:paraId="0753E872" w14:textId="77777777" w:rsidR="00CB633D" w:rsidRPr="006C67AA" w:rsidRDefault="00ED647A">
      <w:pPr>
        <w:pStyle w:val="Aufzhlungszeichen"/>
        <w:rPr>
          <w:lang w:val="de-DE"/>
        </w:rPr>
      </w:pPr>
      <w:r w:rsidRPr="006C67AA">
        <w:rPr>
          <w:lang w:val="de-DE"/>
        </w:rPr>
        <w:t>Beiträge müssen MANUELL geschrieben werden (keine KI-Content-Engine)</w:t>
      </w:r>
    </w:p>
    <w:p w14:paraId="390905E1" w14:textId="77777777" w:rsidR="00CB633D" w:rsidRPr="006C67AA" w:rsidRDefault="00ED647A">
      <w:pPr>
        <w:pStyle w:val="Aufzhlungszeichen"/>
        <w:rPr>
          <w:lang w:val="de-DE"/>
        </w:rPr>
      </w:pPr>
      <w:r w:rsidRPr="006C67AA">
        <w:rPr>
          <w:lang w:val="de-DE"/>
        </w:rPr>
        <w:t>Bilder müssen MANUELL erstellt werden (z. B. Canva)</w:t>
      </w:r>
    </w:p>
    <w:p w14:paraId="2A335682" w14:textId="77777777" w:rsidR="00CB633D" w:rsidRPr="006C67AA" w:rsidRDefault="00ED647A">
      <w:pPr>
        <w:pStyle w:val="Aufzhlungszeichen"/>
        <w:rPr>
          <w:lang w:val="de-DE"/>
        </w:rPr>
      </w:pPr>
      <w:r w:rsidRPr="006C67AA">
        <w:rPr>
          <w:lang w:val="de-DE"/>
        </w:rPr>
        <w:t>Keine automatische Recherche, keine Quellenangaben, kein Dashboard</w:t>
      </w:r>
    </w:p>
    <w:tbl>
      <w:tblPr>
        <w:tblStyle w:val="Tabellenraster"/>
        <w:tblW w:w="0" w:type="auto"/>
        <w:jc w:val="center"/>
        <w:tblLook w:val="04A0" w:firstRow="1" w:lastRow="0" w:firstColumn="1" w:lastColumn="0" w:noHBand="0" w:noVBand="1"/>
      </w:tblPr>
      <w:tblGrid>
        <w:gridCol w:w="4320"/>
        <w:gridCol w:w="4320"/>
      </w:tblGrid>
      <w:tr w:rsidR="00CB633D" w14:paraId="716B661C" w14:textId="77777777">
        <w:trPr>
          <w:jc w:val="center"/>
        </w:trPr>
        <w:tc>
          <w:tcPr>
            <w:tcW w:w="4320" w:type="dxa"/>
            <w:shd w:val="clear" w:color="auto" w:fill="0A66C2"/>
          </w:tcPr>
          <w:p w14:paraId="0E8A7240" w14:textId="77777777" w:rsidR="00CB633D" w:rsidRPr="006C67AA" w:rsidRDefault="00CB633D">
            <w:pPr>
              <w:rPr>
                <w:lang w:val="de-DE"/>
              </w:rPr>
            </w:pPr>
          </w:p>
        </w:tc>
        <w:tc>
          <w:tcPr>
            <w:tcW w:w="4320" w:type="dxa"/>
            <w:shd w:val="clear" w:color="auto" w:fill="0A66C2"/>
          </w:tcPr>
          <w:p w14:paraId="704DBD7D" w14:textId="77777777" w:rsidR="00CB633D" w:rsidRDefault="00ED647A">
            <w:r>
              <w:rPr>
                <w:b/>
                <w:color w:val="FFFFFF"/>
                <w:sz w:val="20"/>
              </w:rPr>
              <w:t>Details</w:t>
            </w:r>
          </w:p>
        </w:tc>
      </w:tr>
      <w:tr w:rsidR="00CB633D" w:rsidRPr="00775F45" w14:paraId="6D87687B" w14:textId="77777777">
        <w:trPr>
          <w:jc w:val="center"/>
        </w:trPr>
        <w:tc>
          <w:tcPr>
            <w:tcW w:w="4320" w:type="dxa"/>
          </w:tcPr>
          <w:p w14:paraId="40392A32" w14:textId="77777777" w:rsidR="00CB633D" w:rsidRDefault="00ED647A">
            <w:r>
              <w:rPr>
                <w:b/>
                <w:sz w:val="20"/>
              </w:rPr>
              <w:lastRenderedPageBreak/>
              <w:t>Monatliche Kosten</w:t>
            </w:r>
          </w:p>
        </w:tc>
        <w:tc>
          <w:tcPr>
            <w:tcW w:w="4320" w:type="dxa"/>
          </w:tcPr>
          <w:p w14:paraId="6C149AE6" w14:textId="77777777" w:rsidR="00CB633D" w:rsidRPr="006C67AA" w:rsidRDefault="00ED647A">
            <w:pPr>
              <w:rPr>
                <w:lang w:val="de-DE"/>
              </w:rPr>
            </w:pPr>
            <w:r w:rsidRPr="006C67AA">
              <w:rPr>
                <w:sz w:val="20"/>
                <w:lang w:val="de-DE"/>
              </w:rPr>
              <w:t>$15-99 EUR (Tool)</w:t>
            </w:r>
            <w:r w:rsidRPr="006C67AA">
              <w:rPr>
                <w:sz w:val="20"/>
                <w:lang w:val="de-DE"/>
              </w:rPr>
              <w:br/>
              <w:t>+ Zeitaufwand für manuelle Inhalte</w:t>
            </w:r>
          </w:p>
        </w:tc>
      </w:tr>
      <w:tr w:rsidR="00CB633D" w:rsidRPr="00775F45" w14:paraId="2BD63CAC" w14:textId="77777777">
        <w:trPr>
          <w:jc w:val="center"/>
        </w:trPr>
        <w:tc>
          <w:tcPr>
            <w:tcW w:w="4320" w:type="dxa"/>
          </w:tcPr>
          <w:p w14:paraId="7EC02B7E" w14:textId="77777777" w:rsidR="00CB633D" w:rsidRDefault="00ED647A">
            <w:r>
              <w:rPr>
                <w:b/>
                <w:sz w:val="20"/>
              </w:rPr>
              <w:t>Sperr-Risiko</w:t>
            </w:r>
          </w:p>
        </w:tc>
        <w:tc>
          <w:tcPr>
            <w:tcW w:w="4320" w:type="dxa"/>
          </w:tcPr>
          <w:p w14:paraId="2D5187DF" w14:textId="77777777" w:rsidR="00CB633D" w:rsidRPr="006C67AA" w:rsidRDefault="00ED647A">
            <w:pPr>
              <w:rPr>
                <w:lang w:val="de-DE"/>
              </w:rPr>
            </w:pPr>
            <w:r w:rsidRPr="006C67AA">
              <w:rPr>
                <w:sz w:val="20"/>
                <w:lang w:val="de-DE"/>
              </w:rPr>
              <w:t>Mittel-Hoch</w:t>
            </w:r>
            <w:r w:rsidRPr="006C67AA">
              <w:rPr>
                <w:sz w:val="20"/>
                <w:lang w:val="de-DE"/>
              </w:rPr>
              <w:br/>
            </w:r>
            <w:r w:rsidRPr="006C67AA">
              <w:rPr>
                <w:sz w:val="20"/>
                <w:lang w:val="de-DE"/>
              </w:rPr>
              <w:t>(alles über Browser-Automatisierung)</w:t>
            </w:r>
          </w:p>
        </w:tc>
      </w:tr>
      <w:tr w:rsidR="00CB633D" w14:paraId="5C1CE6F3" w14:textId="77777777">
        <w:trPr>
          <w:jc w:val="center"/>
        </w:trPr>
        <w:tc>
          <w:tcPr>
            <w:tcW w:w="4320" w:type="dxa"/>
          </w:tcPr>
          <w:p w14:paraId="54E250F9" w14:textId="77777777" w:rsidR="00CB633D" w:rsidRDefault="00ED647A">
            <w:r>
              <w:rPr>
                <w:b/>
                <w:sz w:val="20"/>
              </w:rPr>
              <w:t>Inhaltliche Qualität</w:t>
            </w:r>
          </w:p>
        </w:tc>
        <w:tc>
          <w:tcPr>
            <w:tcW w:w="4320" w:type="dxa"/>
          </w:tcPr>
          <w:p w14:paraId="09494D08" w14:textId="77777777" w:rsidR="00CB633D" w:rsidRDefault="00ED647A">
            <w:r>
              <w:rPr>
                <w:sz w:val="20"/>
              </w:rPr>
              <w:t>Abhängig von manueller Arbeit</w:t>
            </w:r>
          </w:p>
        </w:tc>
      </w:tr>
      <w:tr w:rsidR="00CB633D" w14:paraId="3423CCFF" w14:textId="77777777">
        <w:trPr>
          <w:jc w:val="center"/>
        </w:trPr>
        <w:tc>
          <w:tcPr>
            <w:tcW w:w="4320" w:type="dxa"/>
          </w:tcPr>
          <w:p w14:paraId="5BD4D736" w14:textId="77777777" w:rsidR="00CB633D" w:rsidRDefault="00ED647A">
            <w:r>
              <w:rPr>
                <w:b/>
                <w:sz w:val="20"/>
              </w:rPr>
              <w:t>DSGVO</w:t>
            </w:r>
          </w:p>
        </w:tc>
        <w:tc>
          <w:tcPr>
            <w:tcW w:w="4320" w:type="dxa"/>
          </w:tcPr>
          <w:p w14:paraId="0F5111C8" w14:textId="77777777" w:rsidR="00CB633D" w:rsidRDefault="00ED647A">
            <w:r>
              <w:rPr>
                <w:sz w:val="20"/>
              </w:rPr>
              <w:t>Grauzone</w:t>
            </w:r>
          </w:p>
        </w:tc>
      </w:tr>
    </w:tbl>
    <w:p w14:paraId="5C7C13F9" w14:textId="77777777" w:rsidR="00CB633D" w:rsidRDefault="00CB633D"/>
    <w:p w14:paraId="1F172049" w14:textId="77777777" w:rsidR="00CB633D" w:rsidRDefault="00ED647A">
      <w:pPr>
        <w:pStyle w:val="berschrift2"/>
      </w:pPr>
      <w:r>
        <w:t>Vergleich aller drei Optionen</w:t>
      </w:r>
    </w:p>
    <w:tbl>
      <w:tblPr>
        <w:tblStyle w:val="Tabellenraster"/>
        <w:tblW w:w="0" w:type="auto"/>
        <w:jc w:val="center"/>
        <w:tblLook w:val="04A0" w:firstRow="1" w:lastRow="0" w:firstColumn="1" w:lastColumn="0" w:noHBand="0" w:noVBand="1"/>
      </w:tblPr>
      <w:tblGrid>
        <w:gridCol w:w="2160"/>
        <w:gridCol w:w="2160"/>
        <w:gridCol w:w="2160"/>
        <w:gridCol w:w="2160"/>
      </w:tblGrid>
      <w:tr w:rsidR="00CB633D" w14:paraId="33F70DA7" w14:textId="77777777">
        <w:trPr>
          <w:jc w:val="center"/>
        </w:trPr>
        <w:tc>
          <w:tcPr>
            <w:tcW w:w="2160" w:type="dxa"/>
            <w:shd w:val="clear" w:color="auto" w:fill="0A66C2"/>
          </w:tcPr>
          <w:p w14:paraId="553E486A" w14:textId="77777777" w:rsidR="00CB633D" w:rsidRDefault="00ED647A">
            <w:r>
              <w:rPr>
                <w:b/>
                <w:color w:val="FFFFFF"/>
                <w:sz w:val="20"/>
              </w:rPr>
              <w:t>Kriterium</w:t>
            </w:r>
          </w:p>
        </w:tc>
        <w:tc>
          <w:tcPr>
            <w:tcW w:w="2160" w:type="dxa"/>
            <w:shd w:val="clear" w:color="auto" w:fill="0A66C2"/>
          </w:tcPr>
          <w:p w14:paraId="516CF7AD" w14:textId="77777777" w:rsidR="00CB633D" w:rsidRDefault="00ED647A">
            <w:r>
              <w:rPr>
                <w:b/>
                <w:color w:val="FFFFFF"/>
                <w:sz w:val="20"/>
              </w:rPr>
              <w:t>Option A</w:t>
            </w:r>
          </w:p>
        </w:tc>
        <w:tc>
          <w:tcPr>
            <w:tcW w:w="2160" w:type="dxa"/>
            <w:shd w:val="clear" w:color="auto" w:fill="0A66C2"/>
          </w:tcPr>
          <w:p w14:paraId="5C669AA3" w14:textId="77777777" w:rsidR="00CB633D" w:rsidRDefault="00ED647A">
            <w:r>
              <w:rPr>
                <w:b/>
                <w:color w:val="FFFFFF"/>
                <w:sz w:val="20"/>
              </w:rPr>
              <w:t>Option B</w:t>
            </w:r>
          </w:p>
        </w:tc>
        <w:tc>
          <w:tcPr>
            <w:tcW w:w="2160" w:type="dxa"/>
            <w:shd w:val="clear" w:color="auto" w:fill="0A66C2"/>
          </w:tcPr>
          <w:p w14:paraId="6747438B" w14:textId="77777777" w:rsidR="00CB633D" w:rsidRDefault="00ED647A">
            <w:r>
              <w:rPr>
                <w:b/>
                <w:color w:val="FFFFFF"/>
                <w:sz w:val="20"/>
              </w:rPr>
              <w:t>Option C</w:t>
            </w:r>
          </w:p>
        </w:tc>
      </w:tr>
      <w:tr w:rsidR="00CB633D" w14:paraId="3BC4F01C" w14:textId="77777777">
        <w:trPr>
          <w:jc w:val="center"/>
        </w:trPr>
        <w:tc>
          <w:tcPr>
            <w:tcW w:w="2160" w:type="dxa"/>
          </w:tcPr>
          <w:p w14:paraId="27D39790" w14:textId="77777777" w:rsidR="00CB633D" w:rsidRDefault="00ED647A">
            <w:r>
              <w:rPr>
                <w:b/>
                <w:sz w:val="20"/>
              </w:rPr>
              <w:t>KI-Inhalte mit</w:t>
            </w:r>
            <w:r>
              <w:rPr>
                <w:b/>
                <w:sz w:val="20"/>
              </w:rPr>
              <w:br/>
              <w:t>Quellenangaben</w:t>
            </w:r>
          </w:p>
        </w:tc>
        <w:tc>
          <w:tcPr>
            <w:tcW w:w="2160" w:type="dxa"/>
          </w:tcPr>
          <w:p w14:paraId="7B6A2542" w14:textId="77777777" w:rsidR="00CB633D" w:rsidRDefault="00ED647A">
            <w:r>
              <w:rPr>
                <w:sz w:val="20"/>
              </w:rPr>
              <w:t>Ja</w:t>
            </w:r>
          </w:p>
        </w:tc>
        <w:tc>
          <w:tcPr>
            <w:tcW w:w="2160" w:type="dxa"/>
          </w:tcPr>
          <w:p w14:paraId="32244CCA" w14:textId="77777777" w:rsidR="00CB633D" w:rsidRDefault="00ED647A">
            <w:r>
              <w:rPr>
                <w:sz w:val="20"/>
              </w:rPr>
              <w:t>Ja</w:t>
            </w:r>
          </w:p>
        </w:tc>
        <w:tc>
          <w:tcPr>
            <w:tcW w:w="2160" w:type="dxa"/>
          </w:tcPr>
          <w:p w14:paraId="35A2A5F1" w14:textId="77777777" w:rsidR="00CB633D" w:rsidRDefault="00ED647A">
            <w:r>
              <w:rPr>
                <w:sz w:val="20"/>
              </w:rPr>
              <w:t>Nein (manuell)</w:t>
            </w:r>
          </w:p>
        </w:tc>
      </w:tr>
      <w:tr w:rsidR="00CB633D" w14:paraId="466D74F2" w14:textId="77777777">
        <w:trPr>
          <w:jc w:val="center"/>
        </w:trPr>
        <w:tc>
          <w:tcPr>
            <w:tcW w:w="2160" w:type="dxa"/>
          </w:tcPr>
          <w:p w14:paraId="0D3C28AF" w14:textId="77777777" w:rsidR="00CB633D" w:rsidRDefault="00ED647A">
            <w:r>
              <w:rPr>
                <w:b/>
                <w:sz w:val="20"/>
              </w:rPr>
              <w:t>Automatische</w:t>
            </w:r>
            <w:r>
              <w:rPr>
                <w:b/>
                <w:sz w:val="20"/>
              </w:rPr>
              <w:br/>
            </w:r>
            <w:r>
              <w:rPr>
                <w:b/>
                <w:sz w:val="20"/>
              </w:rPr>
              <w:t>Bildgenerierung</w:t>
            </w:r>
          </w:p>
        </w:tc>
        <w:tc>
          <w:tcPr>
            <w:tcW w:w="2160" w:type="dxa"/>
          </w:tcPr>
          <w:p w14:paraId="57F17220" w14:textId="77777777" w:rsidR="00CB633D" w:rsidRDefault="00ED647A">
            <w:r>
              <w:rPr>
                <w:sz w:val="20"/>
              </w:rPr>
              <w:t>Ja</w:t>
            </w:r>
          </w:p>
        </w:tc>
        <w:tc>
          <w:tcPr>
            <w:tcW w:w="2160" w:type="dxa"/>
          </w:tcPr>
          <w:p w14:paraId="64B42A70" w14:textId="77777777" w:rsidR="00CB633D" w:rsidRDefault="00ED647A">
            <w:r>
              <w:rPr>
                <w:sz w:val="20"/>
              </w:rPr>
              <w:t>Ja</w:t>
            </w:r>
          </w:p>
        </w:tc>
        <w:tc>
          <w:tcPr>
            <w:tcW w:w="2160" w:type="dxa"/>
          </w:tcPr>
          <w:p w14:paraId="6ECCEB58" w14:textId="77777777" w:rsidR="00CB633D" w:rsidRDefault="00ED647A">
            <w:r>
              <w:rPr>
                <w:sz w:val="20"/>
              </w:rPr>
              <w:t>Nein (manuell)</w:t>
            </w:r>
          </w:p>
        </w:tc>
      </w:tr>
      <w:tr w:rsidR="00CB633D" w14:paraId="0CAA0EBA" w14:textId="77777777">
        <w:trPr>
          <w:jc w:val="center"/>
        </w:trPr>
        <w:tc>
          <w:tcPr>
            <w:tcW w:w="2160" w:type="dxa"/>
          </w:tcPr>
          <w:p w14:paraId="702C49FE" w14:textId="77777777" w:rsidR="00CB633D" w:rsidRDefault="00ED647A">
            <w:r>
              <w:rPr>
                <w:b/>
                <w:sz w:val="20"/>
              </w:rPr>
              <w:t>Beiträge über</w:t>
            </w:r>
            <w:r>
              <w:rPr>
                <w:b/>
                <w:sz w:val="20"/>
              </w:rPr>
              <w:br/>
              <w:t>offizielle API</w:t>
            </w:r>
          </w:p>
        </w:tc>
        <w:tc>
          <w:tcPr>
            <w:tcW w:w="2160" w:type="dxa"/>
          </w:tcPr>
          <w:p w14:paraId="6E1F8C8F" w14:textId="77777777" w:rsidR="00CB633D" w:rsidRDefault="00ED647A">
            <w:r>
              <w:rPr>
                <w:sz w:val="20"/>
              </w:rPr>
              <w:t>Ja</w:t>
            </w:r>
          </w:p>
        </w:tc>
        <w:tc>
          <w:tcPr>
            <w:tcW w:w="2160" w:type="dxa"/>
          </w:tcPr>
          <w:p w14:paraId="4B602A62" w14:textId="77777777" w:rsidR="00CB633D" w:rsidRDefault="00ED647A">
            <w:r>
              <w:rPr>
                <w:sz w:val="20"/>
              </w:rPr>
              <w:t>Ja</w:t>
            </w:r>
          </w:p>
        </w:tc>
        <w:tc>
          <w:tcPr>
            <w:tcW w:w="2160" w:type="dxa"/>
          </w:tcPr>
          <w:p w14:paraId="4346C2C0" w14:textId="77777777" w:rsidR="00CB633D" w:rsidRDefault="00ED647A">
            <w:r>
              <w:rPr>
                <w:sz w:val="20"/>
              </w:rPr>
              <w:t>Nein</w:t>
            </w:r>
          </w:p>
        </w:tc>
      </w:tr>
      <w:tr w:rsidR="00CB633D" w14:paraId="3B59843C" w14:textId="77777777">
        <w:trPr>
          <w:jc w:val="center"/>
        </w:trPr>
        <w:tc>
          <w:tcPr>
            <w:tcW w:w="2160" w:type="dxa"/>
          </w:tcPr>
          <w:p w14:paraId="7303BA47" w14:textId="77777777" w:rsidR="00CB633D" w:rsidRDefault="00ED647A">
            <w:r>
              <w:rPr>
                <w:b/>
                <w:sz w:val="20"/>
              </w:rPr>
              <w:t>Auto-DMs bei</w:t>
            </w:r>
            <w:r>
              <w:rPr>
                <w:b/>
                <w:sz w:val="20"/>
              </w:rPr>
              <w:br/>
              <w:t>Schlüsselwort</w:t>
            </w:r>
          </w:p>
        </w:tc>
        <w:tc>
          <w:tcPr>
            <w:tcW w:w="2160" w:type="dxa"/>
          </w:tcPr>
          <w:p w14:paraId="710E2549" w14:textId="77777777" w:rsidR="00CB633D" w:rsidRDefault="00ED647A">
            <w:r>
              <w:rPr>
                <w:sz w:val="20"/>
              </w:rPr>
              <w:t>Nein</w:t>
            </w:r>
          </w:p>
        </w:tc>
        <w:tc>
          <w:tcPr>
            <w:tcW w:w="2160" w:type="dxa"/>
          </w:tcPr>
          <w:p w14:paraId="46B94626" w14:textId="77777777" w:rsidR="00CB633D" w:rsidRDefault="00ED647A">
            <w:r>
              <w:rPr>
                <w:sz w:val="20"/>
              </w:rPr>
              <w:t>Ja</w:t>
            </w:r>
          </w:p>
        </w:tc>
        <w:tc>
          <w:tcPr>
            <w:tcW w:w="2160" w:type="dxa"/>
          </w:tcPr>
          <w:p w14:paraId="4CC4F78C" w14:textId="77777777" w:rsidR="00CB633D" w:rsidRDefault="00ED647A">
            <w:r>
              <w:rPr>
                <w:sz w:val="20"/>
              </w:rPr>
              <w:t>Ja</w:t>
            </w:r>
          </w:p>
        </w:tc>
      </w:tr>
      <w:tr w:rsidR="00CB633D" w14:paraId="6E597508" w14:textId="77777777">
        <w:trPr>
          <w:jc w:val="center"/>
        </w:trPr>
        <w:tc>
          <w:tcPr>
            <w:tcW w:w="2160" w:type="dxa"/>
          </w:tcPr>
          <w:p w14:paraId="7432CB7C" w14:textId="77777777" w:rsidR="00CB633D" w:rsidRDefault="00ED647A">
            <w:r>
              <w:rPr>
                <w:b/>
                <w:sz w:val="20"/>
              </w:rPr>
              <w:t>Auto-Vernetzung</w:t>
            </w:r>
          </w:p>
        </w:tc>
        <w:tc>
          <w:tcPr>
            <w:tcW w:w="2160" w:type="dxa"/>
          </w:tcPr>
          <w:p w14:paraId="5BB53E25" w14:textId="77777777" w:rsidR="00CB633D" w:rsidRDefault="00ED647A">
            <w:r>
              <w:rPr>
                <w:sz w:val="20"/>
              </w:rPr>
              <w:t>Nein</w:t>
            </w:r>
          </w:p>
        </w:tc>
        <w:tc>
          <w:tcPr>
            <w:tcW w:w="2160" w:type="dxa"/>
          </w:tcPr>
          <w:p w14:paraId="531DF312" w14:textId="77777777" w:rsidR="00CB633D" w:rsidRDefault="00ED647A">
            <w:r>
              <w:rPr>
                <w:sz w:val="20"/>
              </w:rPr>
              <w:t>Ja</w:t>
            </w:r>
          </w:p>
        </w:tc>
        <w:tc>
          <w:tcPr>
            <w:tcW w:w="2160" w:type="dxa"/>
          </w:tcPr>
          <w:p w14:paraId="3F02ED61" w14:textId="77777777" w:rsidR="00CB633D" w:rsidRDefault="00ED647A">
            <w:r>
              <w:rPr>
                <w:sz w:val="20"/>
              </w:rPr>
              <w:t>Ja</w:t>
            </w:r>
          </w:p>
        </w:tc>
      </w:tr>
      <w:tr w:rsidR="00CB633D" w14:paraId="7FA45C34" w14:textId="77777777">
        <w:trPr>
          <w:jc w:val="center"/>
        </w:trPr>
        <w:tc>
          <w:tcPr>
            <w:tcW w:w="2160" w:type="dxa"/>
          </w:tcPr>
          <w:p w14:paraId="78EBA917" w14:textId="77777777" w:rsidR="00CB633D" w:rsidRDefault="00ED647A">
            <w:r>
              <w:rPr>
                <w:b/>
                <w:sz w:val="20"/>
              </w:rPr>
              <w:t>Kommentare</w:t>
            </w:r>
            <w:r>
              <w:rPr>
                <w:b/>
                <w:sz w:val="20"/>
              </w:rPr>
              <w:br/>
              <w:t>auto-beantworten</w:t>
            </w:r>
          </w:p>
        </w:tc>
        <w:tc>
          <w:tcPr>
            <w:tcW w:w="2160" w:type="dxa"/>
          </w:tcPr>
          <w:p w14:paraId="03C2DADC" w14:textId="77777777" w:rsidR="00CB633D" w:rsidRDefault="00ED647A">
            <w:r>
              <w:rPr>
                <w:sz w:val="20"/>
              </w:rPr>
              <w:t>Halbautomatisch</w:t>
            </w:r>
            <w:r>
              <w:rPr>
                <w:sz w:val="20"/>
              </w:rPr>
              <w:br/>
              <w:t>(KI-Vorschlag,</w:t>
            </w:r>
            <w:r>
              <w:rPr>
                <w:sz w:val="20"/>
              </w:rPr>
              <w:br/>
              <w:t>1 Klick)</w:t>
            </w:r>
          </w:p>
        </w:tc>
        <w:tc>
          <w:tcPr>
            <w:tcW w:w="2160" w:type="dxa"/>
          </w:tcPr>
          <w:p w14:paraId="6552D501" w14:textId="77777777" w:rsidR="00CB633D" w:rsidRDefault="00ED647A">
            <w:r>
              <w:rPr>
                <w:sz w:val="20"/>
              </w:rPr>
              <w:t>Ja</w:t>
            </w:r>
            <w:r>
              <w:rPr>
                <w:sz w:val="20"/>
              </w:rPr>
              <w:br/>
              <w:t>(über Tool)</w:t>
            </w:r>
          </w:p>
        </w:tc>
        <w:tc>
          <w:tcPr>
            <w:tcW w:w="2160" w:type="dxa"/>
          </w:tcPr>
          <w:p w14:paraId="35C27236" w14:textId="77777777" w:rsidR="00CB633D" w:rsidRDefault="00ED647A">
            <w:r>
              <w:rPr>
                <w:sz w:val="20"/>
              </w:rPr>
              <w:t>Ja</w:t>
            </w:r>
            <w:r>
              <w:rPr>
                <w:sz w:val="20"/>
              </w:rPr>
              <w:br/>
              <w:t>(über Tool)</w:t>
            </w:r>
          </w:p>
        </w:tc>
      </w:tr>
      <w:tr w:rsidR="00CB633D" w14:paraId="6E332962" w14:textId="77777777">
        <w:trPr>
          <w:jc w:val="center"/>
        </w:trPr>
        <w:tc>
          <w:tcPr>
            <w:tcW w:w="2160" w:type="dxa"/>
          </w:tcPr>
          <w:p w14:paraId="5F7227E2" w14:textId="77777777" w:rsidR="00CB633D" w:rsidRDefault="00ED647A">
            <w:r>
              <w:rPr>
                <w:b/>
                <w:sz w:val="20"/>
              </w:rPr>
              <w:t>Dashboard &amp;</w:t>
            </w:r>
            <w:r>
              <w:rPr>
                <w:b/>
                <w:sz w:val="20"/>
              </w:rPr>
              <w:br/>
              <w:t>Freigabe</w:t>
            </w:r>
          </w:p>
        </w:tc>
        <w:tc>
          <w:tcPr>
            <w:tcW w:w="2160" w:type="dxa"/>
          </w:tcPr>
          <w:p w14:paraId="3970DFA5" w14:textId="77777777" w:rsidR="00CB633D" w:rsidRDefault="00ED647A">
            <w:r>
              <w:rPr>
                <w:sz w:val="20"/>
              </w:rPr>
              <w:t>Ja</w:t>
            </w:r>
          </w:p>
        </w:tc>
        <w:tc>
          <w:tcPr>
            <w:tcW w:w="2160" w:type="dxa"/>
          </w:tcPr>
          <w:p w14:paraId="3A408EEA" w14:textId="77777777" w:rsidR="00CB633D" w:rsidRDefault="00ED647A">
            <w:r>
              <w:rPr>
                <w:sz w:val="20"/>
              </w:rPr>
              <w:t>Ja</w:t>
            </w:r>
          </w:p>
        </w:tc>
        <w:tc>
          <w:tcPr>
            <w:tcW w:w="2160" w:type="dxa"/>
          </w:tcPr>
          <w:p w14:paraId="59B775E8" w14:textId="77777777" w:rsidR="00CB633D" w:rsidRDefault="00ED647A">
            <w:r>
              <w:rPr>
                <w:sz w:val="20"/>
              </w:rPr>
              <w:t>Nein</w:t>
            </w:r>
          </w:p>
        </w:tc>
      </w:tr>
      <w:tr w:rsidR="00CB633D" w14:paraId="35A866D5" w14:textId="77777777">
        <w:trPr>
          <w:jc w:val="center"/>
        </w:trPr>
        <w:tc>
          <w:tcPr>
            <w:tcW w:w="2160" w:type="dxa"/>
          </w:tcPr>
          <w:p w14:paraId="3BC78837" w14:textId="77777777" w:rsidR="00CB633D" w:rsidRDefault="00ED647A">
            <w:r>
              <w:rPr>
                <w:b/>
                <w:sz w:val="20"/>
              </w:rPr>
              <w:t>Engagement-</w:t>
            </w:r>
            <w:r>
              <w:rPr>
                <w:b/>
                <w:sz w:val="20"/>
              </w:rPr>
              <w:br/>
              <w:t>Gruppe</w:t>
            </w:r>
          </w:p>
        </w:tc>
        <w:tc>
          <w:tcPr>
            <w:tcW w:w="2160" w:type="dxa"/>
          </w:tcPr>
          <w:p w14:paraId="70C18A4F" w14:textId="77777777" w:rsidR="00CB633D" w:rsidRDefault="00ED647A">
            <w:r>
              <w:rPr>
                <w:sz w:val="20"/>
              </w:rPr>
              <w:t>Telegram</w:t>
            </w:r>
            <w:r>
              <w:rPr>
                <w:sz w:val="20"/>
              </w:rPr>
              <w:br/>
              <w:t>(auto, sicher)</w:t>
            </w:r>
          </w:p>
        </w:tc>
        <w:tc>
          <w:tcPr>
            <w:tcW w:w="2160" w:type="dxa"/>
          </w:tcPr>
          <w:p w14:paraId="4BE3DADB" w14:textId="77777777" w:rsidR="00CB633D" w:rsidRDefault="00ED647A">
            <w:r>
              <w:rPr>
                <w:sz w:val="20"/>
              </w:rPr>
              <w:t>Telegram</w:t>
            </w:r>
            <w:r>
              <w:rPr>
                <w:sz w:val="20"/>
              </w:rPr>
              <w:br/>
              <w:t>(auto, sicher)</w:t>
            </w:r>
          </w:p>
        </w:tc>
        <w:tc>
          <w:tcPr>
            <w:tcW w:w="2160" w:type="dxa"/>
          </w:tcPr>
          <w:p w14:paraId="7F4FDB99" w14:textId="77777777" w:rsidR="00CB633D" w:rsidRDefault="00ED647A">
            <w:r>
              <w:rPr>
                <w:sz w:val="20"/>
              </w:rPr>
              <w:t>Manuell</w:t>
            </w:r>
          </w:p>
        </w:tc>
      </w:tr>
      <w:tr w:rsidR="00CB633D" w14:paraId="4FD0323D" w14:textId="77777777">
        <w:trPr>
          <w:jc w:val="center"/>
        </w:trPr>
        <w:tc>
          <w:tcPr>
            <w:tcW w:w="2160" w:type="dxa"/>
          </w:tcPr>
          <w:p w14:paraId="187DC2BD" w14:textId="77777777" w:rsidR="00CB633D" w:rsidRDefault="00ED647A">
            <w:r>
              <w:rPr>
                <w:b/>
                <w:sz w:val="20"/>
              </w:rPr>
              <w:t>DSGVO-konform</w:t>
            </w:r>
          </w:p>
        </w:tc>
        <w:tc>
          <w:tcPr>
            <w:tcW w:w="2160" w:type="dxa"/>
          </w:tcPr>
          <w:p w14:paraId="2BA47978" w14:textId="77777777" w:rsidR="00CB633D" w:rsidRDefault="00ED647A">
            <w:r>
              <w:rPr>
                <w:sz w:val="20"/>
              </w:rPr>
              <w:t>Ja</w:t>
            </w:r>
          </w:p>
        </w:tc>
        <w:tc>
          <w:tcPr>
            <w:tcW w:w="2160" w:type="dxa"/>
          </w:tcPr>
          <w:p w14:paraId="5FD4BBE5" w14:textId="77777777" w:rsidR="00CB633D" w:rsidRDefault="00ED647A">
            <w:r>
              <w:rPr>
                <w:sz w:val="20"/>
              </w:rPr>
              <w:t>Grauzone</w:t>
            </w:r>
          </w:p>
        </w:tc>
        <w:tc>
          <w:tcPr>
            <w:tcW w:w="2160" w:type="dxa"/>
          </w:tcPr>
          <w:p w14:paraId="7F392F15" w14:textId="77777777" w:rsidR="00CB633D" w:rsidRDefault="00ED647A">
            <w:r>
              <w:rPr>
                <w:sz w:val="20"/>
              </w:rPr>
              <w:t>Grauzone</w:t>
            </w:r>
          </w:p>
        </w:tc>
      </w:tr>
      <w:tr w:rsidR="00CB633D" w14:paraId="05D4A204" w14:textId="77777777">
        <w:trPr>
          <w:jc w:val="center"/>
        </w:trPr>
        <w:tc>
          <w:tcPr>
            <w:tcW w:w="2160" w:type="dxa"/>
          </w:tcPr>
          <w:p w14:paraId="01242083" w14:textId="77777777" w:rsidR="00CB633D" w:rsidRDefault="00ED647A">
            <w:r>
              <w:rPr>
                <w:b/>
                <w:sz w:val="20"/>
              </w:rPr>
              <w:t>LinkedIn-</w:t>
            </w:r>
            <w:r>
              <w:rPr>
                <w:b/>
                <w:sz w:val="20"/>
              </w:rPr>
              <w:br/>
              <w:t>Sperr-Risiko</w:t>
            </w:r>
          </w:p>
        </w:tc>
        <w:tc>
          <w:tcPr>
            <w:tcW w:w="2160" w:type="dxa"/>
          </w:tcPr>
          <w:p w14:paraId="61FFE69A" w14:textId="77777777" w:rsidR="00CB633D" w:rsidRDefault="00ED647A">
            <w:r>
              <w:rPr>
                <w:sz w:val="20"/>
              </w:rPr>
              <w:t>Keins</w:t>
            </w:r>
          </w:p>
        </w:tc>
        <w:tc>
          <w:tcPr>
            <w:tcW w:w="2160" w:type="dxa"/>
          </w:tcPr>
          <w:p w14:paraId="313E97CF" w14:textId="77777777" w:rsidR="00CB633D" w:rsidRDefault="00ED647A">
            <w:r>
              <w:rPr>
                <w:sz w:val="20"/>
              </w:rPr>
              <w:t>Gering-Mittel</w:t>
            </w:r>
          </w:p>
        </w:tc>
        <w:tc>
          <w:tcPr>
            <w:tcW w:w="2160" w:type="dxa"/>
          </w:tcPr>
          <w:p w14:paraId="4952BACA" w14:textId="77777777" w:rsidR="00CB633D" w:rsidRDefault="00ED647A">
            <w:r>
              <w:rPr>
                <w:sz w:val="20"/>
              </w:rPr>
              <w:t>Mittel-Hoch</w:t>
            </w:r>
          </w:p>
        </w:tc>
      </w:tr>
      <w:tr w:rsidR="00CB633D" w14:paraId="7A10D4C3" w14:textId="77777777">
        <w:trPr>
          <w:jc w:val="center"/>
        </w:trPr>
        <w:tc>
          <w:tcPr>
            <w:tcW w:w="2160" w:type="dxa"/>
          </w:tcPr>
          <w:p w14:paraId="495823A2" w14:textId="77777777" w:rsidR="00CB633D" w:rsidRPr="006C67AA" w:rsidRDefault="00ED647A">
            <w:pPr>
              <w:rPr>
                <w:lang w:val="de-DE"/>
              </w:rPr>
            </w:pPr>
            <w:r w:rsidRPr="006C67AA">
              <w:rPr>
                <w:b/>
                <w:sz w:val="20"/>
                <w:lang w:val="de-DE"/>
              </w:rPr>
              <w:t>Monatliche Kosten</w:t>
            </w:r>
            <w:r w:rsidRPr="006C67AA">
              <w:rPr>
                <w:b/>
                <w:sz w:val="20"/>
                <w:lang w:val="de-DE"/>
              </w:rPr>
              <w:br/>
            </w:r>
            <w:r w:rsidRPr="006C67AA">
              <w:rPr>
                <w:b/>
                <w:sz w:val="20"/>
                <w:lang w:val="de-DE"/>
              </w:rPr>
              <w:t>(laufend, inkl. Hosting)</w:t>
            </w:r>
          </w:p>
        </w:tc>
        <w:tc>
          <w:tcPr>
            <w:tcW w:w="2160" w:type="dxa"/>
          </w:tcPr>
          <w:p w14:paraId="555BCFD2" w14:textId="77777777" w:rsidR="00CB633D" w:rsidRDefault="00ED647A">
            <w:r>
              <w:rPr>
                <w:sz w:val="20"/>
              </w:rPr>
              <w:t>ca. 7-20 EUR</w:t>
            </w:r>
          </w:p>
        </w:tc>
        <w:tc>
          <w:tcPr>
            <w:tcW w:w="2160" w:type="dxa"/>
          </w:tcPr>
          <w:p w14:paraId="3E40A08D" w14:textId="77777777" w:rsidR="00CB633D" w:rsidRDefault="00ED647A">
            <w:r>
              <w:rPr>
                <w:sz w:val="20"/>
              </w:rPr>
              <w:t>ca. 22-119 EUR</w:t>
            </w:r>
          </w:p>
        </w:tc>
        <w:tc>
          <w:tcPr>
            <w:tcW w:w="2160" w:type="dxa"/>
          </w:tcPr>
          <w:p w14:paraId="505C2554" w14:textId="77777777" w:rsidR="00CB633D" w:rsidRDefault="00ED647A">
            <w:r>
              <w:rPr>
                <w:sz w:val="20"/>
              </w:rPr>
              <w:t>ca. 15-99 EUR</w:t>
            </w:r>
          </w:p>
        </w:tc>
      </w:tr>
    </w:tbl>
    <w:p w14:paraId="72BF4774" w14:textId="77777777" w:rsidR="00CB633D" w:rsidRDefault="00CB633D"/>
    <w:p w14:paraId="2F252ED8" w14:textId="77777777" w:rsidR="00CB633D" w:rsidRDefault="00ED647A">
      <w:r>
        <w:br w:type="page"/>
      </w:r>
    </w:p>
    <w:p w14:paraId="4082D821" w14:textId="77777777" w:rsidR="00CB633D" w:rsidRDefault="00ED647A">
      <w:pPr>
        <w:pStyle w:val="berschrift1"/>
      </w:pPr>
      <w:r>
        <w:lastRenderedPageBreak/>
        <w:t>8. Risiken und Herausforderungen</w:t>
      </w:r>
    </w:p>
    <w:p w14:paraId="76AA44A6" w14:textId="77777777" w:rsidR="00CB633D" w:rsidRDefault="00CB633D">
      <w:pPr>
        <w:pBdr>
          <w:bottom w:val="single" w:sz="6" w:space="1" w:color="0A66C2"/>
        </w:pBdr>
      </w:pPr>
    </w:p>
    <w:p w14:paraId="7D188C43" w14:textId="77777777" w:rsidR="00CB633D" w:rsidRDefault="00ED647A">
      <w:pPr>
        <w:pStyle w:val="berschrift2"/>
      </w:pPr>
      <w:r>
        <w:t>Risiko 1: Kontosperrung durch LinkedIn</w:t>
      </w:r>
    </w:p>
    <w:tbl>
      <w:tblPr>
        <w:tblStyle w:val="Tabellenraster"/>
        <w:tblW w:w="0" w:type="auto"/>
        <w:jc w:val="center"/>
        <w:tblLook w:val="04A0" w:firstRow="1" w:lastRow="0" w:firstColumn="1" w:lastColumn="0" w:noHBand="0" w:noVBand="1"/>
      </w:tblPr>
      <w:tblGrid>
        <w:gridCol w:w="2160"/>
        <w:gridCol w:w="2160"/>
        <w:gridCol w:w="2160"/>
        <w:gridCol w:w="2160"/>
      </w:tblGrid>
      <w:tr w:rsidR="00CB633D" w14:paraId="1A85514C" w14:textId="77777777">
        <w:trPr>
          <w:jc w:val="center"/>
        </w:trPr>
        <w:tc>
          <w:tcPr>
            <w:tcW w:w="2160" w:type="dxa"/>
            <w:shd w:val="clear" w:color="auto" w:fill="0A66C2"/>
          </w:tcPr>
          <w:p w14:paraId="31C9DF33" w14:textId="77777777" w:rsidR="00CB633D" w:rsidRDefault="00CB633D"/>
        </w:tc>
        <w:tc>
          <w:tcPr>
            <w:tcW w:w="2160" w:type="dxa"/>
            <w:shd w:val="clear" w:color="auto" w:fill="0A66C2"/>
          </w:tcPr>
          <w:p w14:paraId="288480EB" w14:textId="77777777" w:rsidR="00CB633D" w:rsidRDefault="00ED647A">
            <w:r>
              <w:rPr>
                <w:b/>
                <w:color w:val="FFFFFF"/>
                <w:sz w:val="20"/>
              </w:rPr>
              <w:t>Option A</w:t>
            </w:r>
          </w:p>
        </w:tc>
        <w:tc>
          <w:tcPr>
            <w:tcW w:w="2160" w:type="dxa"/>
            <w:shd w:val="clear" w:color="auto" w:fill="0A66C2"/>
          </w:tcPr>
          <w:p w14:paraId="7E528598" w14:textId="77777777" w:rsidR="00CB633D" w:rsidRDefault="00ED647A">
            <w:r>
              <w:rPr>
                <w:b/>
                <w:color w:val="FFFFFF"/>
                <w:sz w:val="20"/>
              </w:rPr>
              <w:t>Option B</w:t>
            </w:r>
          </w:p>
        </w:tc>
        <w:tc>
          <w:tcPr>
            <w:tcW w:w="2160" w:type="dxa"/>
            <w:shd w:val="clear" w:color="auto" w:fill="0A66C2"/>
          </w:tcPr>
          <w:p w14:paraId="3EDC0A56" w14:textId="77777777" w:rsidR="00CB633D" w:rsidRDefault="00ED647A">
            <w:r>
              <w:rPr>
                <w:b/>
                <w:color w:val="FFFFFF"/>
                <w:sz w:val="20"/>
              </w:rPr>
              <w:t>Option C</w:t>
            </w:r>
          </w:p>
        </w:tc>
      </w:tr>
      <w:tr w:rsidR="00CB633D" w14:paraId="486E50A9" w14:textId="77777777">
        <w:trPr>
          <w:jc w:val="center"/>
        </w:trPr>
        <w:tc>
          <w:tcPr>
            <w:tcW w:w="2160" w:type="dxa"/>
          </w:tcPr>
          <w:p w14:paraId="078C921A" w14:textId="77777777" w:rsidR="00CB633D" w:rsidRDefault="00ED647A">
            <w:r>
              <w:rPr>
                <w:b/>
                <w:sz w:val="20"/>
              </w:rPr>
              <w:t>Risikostufe</w:t>
            </w:r>
          </w:p>
        </w:tc>
        <w:tc>
          <w:tcPr>
            <w:tcW w:w="2160" w:type="dxa"/>
          </w:tcPr>
          <w:p w14:paraId="36CD997B" w14:textId="77777777" w:rsidR="00CB633D" w:rsidRDefault="00ED647A">
            <w:r>
              <w:rPr>
                <w:sz w:val="20"/>
              </w:rPr>
              <w:t>Kein Risiko</w:t>
            </w:r>
          </w:p>
        </w:tc>
        <w:tc>
          <w:tcPr>
            <w:tcW w:w="2160" w:type="dxa"/>
          </w:tcPr>
          <w:p w14:paraId="0885D9B4" w14:textId="77777777" w:rsidR="00CB633D" w:rsidRDefault="00ED647A">
            <w:r>
              <w:rPr>
                <w:sz w:val="20"/>
              </w:rPr>
              <w:t>Gering-Mittel</w:t>
            </w:r>
          </w:p>
        </w:tc>
        <w:tc>
          <w:tcPr>
            <w:tcW w:w="2160" w:type="dxa"/>
          </w:tcPr>
          <w:p w14:paraId="11FD95F3" w14:textId="77777777" w:rsidR="00CB633D" w:rsidRDefault="00ED647A">
            <w:r>
              <w:rPr>
                <w:sz w:val="20"/>
              </w:rPr>
              <w:t>Mittel-Hoch</w:t>
            </w:r>
          </w:p>
        </w:tc>
      </w:tr>
      <w:tr w:rsidR="00CB633D" w:rsidRPr="00775F45" w14:paraId="21284052" w14:textId="77777777">
        <w:trPr>
          <w:jc w:val="center"/>
        </w:trPr>
        <w:tc>
          <w:tcPr>
            <w:tcW w:w="2160" w:type="dxa"/>
          </w:tcPr>
          <w:p w14:paraId="4B1944E0" w14:textId="77777777" w:rsidR="00CB633D" w:rsidRDefault="00ED647A">
            <w:r>
              <w:rPr>
                <w:b/>
                <w:sz w:val="20"/>
              </w:rPr>
              <w:t>Erklärung</w:t>
            </w:r>
          </w:p>
        </w:tc>
        <w:tc>
          <w:tcPr>
            <w:tcW w:w="2160" w:type="dxa"/>
          </w:tcPr>
          <w:p w14:paraId="23742B48" w14:textId="77777777" w:rsidR="00CB633D" w:rsidRPr="006C67AA" w:rsidRDefault="00ED647A">
            <w:pPr>
              <w:rPr>
                <w:lang w:val="de-DE"/>
              </w:rPr>
            </w:pPr>
            <w:r w:rsidRPr="006C67AA">
              <w:rPr>
                <w:sz w:val="20"/>
                <w:lang w:val="de-DE"/>
              </w:rPr>
              <w:t>Nur offizielle API.</w:t>
            </w:r>
            <w:r w:rsidRPr="006C67AA">
              <w:rPr>
                <w:sz w:val="20"/>
                <w:lang w:val="de-DE"/>
              </w:rPr>
              <w:br/>
              <w:t>LinkedIn hat keinen</w:t>
            </w:r>
            <w:r w:rsidRPr="006C67AA">
              <w:rPr>
                <w:sz w:val="20"/>
                <w:lang w:val="de-DE"/>
              </w:rPr>
              <w:br/>
              <w:t>Grund für eine Sperre.</w:t>
            </w:r>
          </w:p>
        </w:tc>
        <w:tc>
          <w:tcPr>
            <w:tcW w:w="2160" w:type="dxa"/>
          </w:tcPr>
          <w:p w14:paraId="3AAD1DD5" w14:textId="77777777" w:rsidR="00CB633D" w:rsidRPr="006C67AA" w:rsidRDefault="00ED647A">
            <w:pPr>
              <w:rPr>
                <w:lang w:val="de-DE"/>
              </w:rPr>
            </w:pPr>
            <w:r w:rsidRPr="006C67AA">
              <w:rPr>
                <w:sz w:val="20"/>
                <w:lang w:val="de-DE"/>
              </w:rPr>
              <w:t>Beiträge sicher (API).</w:t>
            </w:r>
            <w:r w:rsidRPr="006C67AA">
              <w:rPr>
                <w:sz w:val="20"/>
                <w:lang w:val="de-DE"/>
              </w:rPr>
              <w:br/>
              <w:t>Nur DM/Connect-Funktionen</w:t>
            </w:r>
            <w:r w:rsidRPr="006C67AA">
              <w:rPr>
                <w:sz w:val="20"/>
                <w:lang w:val="de-DE"/>
              </w:rPr>
              <w:br/>
              <w:t>tragen Risiko.</w:t>
            </w:r>
          </w:p>
        </w:tc>
        <w:tc>
          <w:tcPr>
            <w:tcW w:w="2160" w:type="dxa"/>
          </w:tcPr>
          <w:p w14:paraId="1E5E4275" w14:textId="77777777" w:rsidR="00CB633D" w:rsidRPr="006C67AA" w:rsidRDefault="00ED647A">
            <w:pPr>
              <w:rPr>
                <w:lang w:val="de-DE"/>
              </w:rPr>
            </w:pPr>
            <w:r w:rsidRPr="006C67AA">
              <w:rPr>
                <w:sz w:val="20"/>
                <w:lang w:val="de-DE"/>
              </w:rPr>
              <w:t>ALLES über Browser-</w:t>
            </w:r>
            <w:r w:rsidRPr="006C67AA">
              <w:rPr>
                <w:sz w:val="20"/>
                <w:lang w:val="de-DE"/>
              </w:rPr>
              <w:br/>
              <w:t>Automatisierung.</w:t>
            </w:r>
            <w:r w:rsidRPr="006C67AA">
              <w:rPr>
                <w:sz w:val="20"/>
                <w:lang w:val="de-DE"/>
              </w:rPr>
              <w:br/>
              <w:t>Jede Funktion birgt</w:t>
            </w:r>
            <w:r w:rsidRPr="006C67AA">
              <w:rPr>
                <w:sz w:val="20"/>
                <w:lang w:val="de-DE"/>
              </w:rPr>
              <w:br/>
              <w:t>Sperr-Risiko.</w:t>
            </w:r>
          </w:p>
        </w:tc>
      </w:tr>
    </w:tbl>
    <w:p w14:paraId="20385E03" w14:textId="77777777" w:rsidR="00CB633D" w:rsidRPr="006C67AA" w:rsidRDefault="00CB633D">
      <w:pPr>
        <w:rPr>
          <w:lang w:val="de-DE"/>
        </w:rPr>
      </w:pPr>
    </w:p>
    <w:p w14:paraId="2D7B52DC" w14:textId="77777777" w:rsidR="00CB633D" w:rsidRPr="006C67AA" w:rsidRDefault="00ED647A">
      <w:pPr>
        <w:pStyle w:val="berschrift2"/>
        <w:rPr>
          <w:lang w:val="de-DE"/>
        </w:rPr>
      </w:pPr>
      <w:r w:rsidRPr="006C67AA">
        <w:rPr>
          <w:lang w:val="de-DE"/>
        </w:rPr>
        <w:t>Risiko 2: DSGVO / Datenschutz (Deutschland)</w:t>
      </w:r>
    </w:p>
    <w:p w14:paraId="6F269D7B" w14:textId="77777777" w:rsidR="00CB633D" w:rsidRPr="006C67AA" w:rsidRDefault="00ED647A">
      <w:pPr>
        <w:rPr>
          <w:lang w:val="de-DE"/>
        </w:rPr>
      </w:pPr>
      <w:r w:rsidRPr="006C67AA">
        <w:rPr>
          <w:lang w:val="de-DE"/>
        </w:rPr>
        <w:t>Deutschland hat die strengsten Datenschutzbehörden in der EU. Die DSGVO gilt für jede Verarbeitung personenbezogener Daten.</w:t>
      </w:r>
    </w:p>
    <w:tbl>
      <w:tblPr>
        <w:tblStyle w:val="Tabellenraster"/>
        <w:tblW w:w="0" w:type="auto"/>
        <w:jc w:val="center"/>
        <w:tblLook w:val="04A0" w:firstRow="1" w:lastRow="0" w:firstColumn="1" w:lastColumn="0" w:noHBand="0" w:noVBand="1"/>
      </w:tblPr>
      <w:tblGrid>
        <w:gridCol w:w="2880"/>
        <w:gridCol w:w="2880"/>
        <w:gridCol w:w="2880"/>
      </w:tblGrid>
      <w:tr w:rsidR="00CB633D" w14:paraId="101EB147" w14:textId="77777777">
        <w:trPr>
          <w:jc w:val="center"/>
        </w:trPr>
        <w:tc>
          <w:tcPr>
            <w:tcW w:w="2880" w:type="dxa"/>
            <w:shd w:val="clear" w:color="auto" w:fill="0A66C2"/>
          </w:tcPr>
          <w:p w14:paraId="3774768A" w14:textId="77777777" w:rsidR="00CB633D" w:rsidRDefault="00ED647A">
            <w:r>
              <w:rPr>
                <w:b/>
                <w:color w:val="FFFFFF"/>
                <w:sz w:val="20"/>
              </w:rPr>
              <w:t>Funktion</w:t>
            </w:r>
          </w:p>
        </w:tc>
        <w:tc>
          <w:tcPr>
            <w:tcW w:w="2880" w:type="dxa"/>
            <w:shd w:val="clear" w:color="auto" w:fill="0A66C2"/>
          </w:tcPr>
          <w:p w14:paraId="09F4538B" w14:textId="77777777" w:rsidR="00CB633D" w:rsidRDefault="00ED647A">
            <w:r>
              <w:rPr>
                <w:b/>
                <w:color w:val="FFFFFF"/>
                <w:sz w:val="20"/>
              </w:rPr>
              <w:t>DSGVO-Bewertung</w:t>
            </w:r>
          </w:p>
        </w:tc>
        <w:tc>
          <w:tcPr>
            <w:tcW w:w="2880" w:type="dxa"/>
            <w:shd w:val="clear" w:color="auto" w:fill="0A66C2"/>
          </w:tcPr>
          <w:p w14:paraId="7D35B2F1" w14:textId="77777777" w:rsidR="00CB633D" w:rsidRDefault="00ED647A">
            <w:r>
              <w:rPr>
                <w:b/>
                <w:color w:val="FFFFFF"/>
                <w:sz w:val="20"/>
              </w:rPr>
              <w:t>Risiko</w:t>
            </w:r>
          </w:p>
        </w:tc>
      </w:tr>
      <w:tr w:rsidR="00CB633D" w14:paraId="5B43F7C4" w14:textId="77777777">
        <w:trPr>
          <w:jc w:val="center"/>
        </w:trPr>
        <w:tc>
          <w:tcPr>
            <w:tcW w:w="2880" w:type="dxa"/>
          </w:tcPr>
          <w:p w14:paraId="0483AFA9" w14:textId="77777777" w:rsidR="00CB633D" w:rsidRDefault="00ED647A">
            <w:r>
              <w:rPr>
                <w:b/>
                <w:sz w:val="20"/>
              </w:rPr>
              <w:t>Beiträge</w:t>
            </w:r>
            <w:r>
              <w:rPr>
                <w:b/>
                <w:sz w:val="20"/>
              </w:rPr>
              <w:br/>
              <w:t>veröffentlichen</w:t>
            </w:r>
          </w:p>
        </w:tc>
        <w:tc>
          <w:tcPr>
            <w:tcW w:w="2880" w:type="dxa"/>
          </w:tcPr>
          <w:p w14:paraId="4AF6A915" w14:textId="77777777" w:rsidR="00CB633D" w:rsidRDefault="00ED647A">
            <w:r>
              <w:rPr>
                <w:sz w:val="20"/>
              </w:rPr>
              <w:t>Unproblematisch — öffentliche Inhalte</w:t>
            </w:r>
          </w:p>
        </w:tc>
        <w:tc>
          <w:tcPr>
            <w:tcW w:w="2880" w:type="dxa"/>
          </w:tcPr>
          <w:p w14:paraId="73C1576D" w14:textId="77777777" w:rsidR="00CB633D" w:rsidRDefault="00ED647A">
            <w:r>
              <w:rPr>
                <w:sz w:val="20"/>
              </w:rPr>
              <w:t>Keins</w:t>
            </w:r>
          </w:p>
        </w:tc>
      </w:tr>
      <w:tr w:rsidR="00CB633D" w14:paraId="193C9E61" w14:textId="77777777">
        <w:trPr>
          <w:jc w:val="center"/>
        </w:trPr>
        <w:tc>
          <w:tcPr>
            <w:tcW w:w="2880" w:type="dxa"/>
          </w:tcPr>
          <w:p w14:paraId="59850E1E" w14:textId="77777777" w:rsidR="00CB633D" w:rsidRDefault="00ED647A">
            <w:r>
              <w:rPr>
                <w:b/>
                <w:sz w:val="20"/>
              </w:rPr>
              <w:t>Eigene Kommentare</w:t>
            </w:r>
            <w:r>
              <w:rPr>
                <w:b/>
                <w:sz w:val="20"/>
              </w:rPr>
              <w:br/>
              <w:t>schreiben</w:t>
            </w:r>
          </w:p>
        </w:tc>
        <w:tc>
          <w:tcPr>
            <w:tcW w:w="2880" w:type="dxa"/>
          </w:tcPr>
          <w:p w14:paraId="607B6EA9" w14:textId="77777777" w:rsidR="00CB633D" w:rsidRDefault="00ED647A">
            <w:r>
              <w:rPr>
                <w:sz w:val="20"/>
              </w:rPr>
              <w:t>Unproblematisch</w:t>
            </w:r>
          </w:p>
        </w:tc>
        <w:tc>
          <w:tcPr>
            <w:tcW w:w="2880" w:type="dxa"/>
          </w:tcPr>
          <w:p w14:paraId="7A513A75" w14:textId="77777777" w:rsidR="00CB633D" w:rsidRDefault="00ED647A">
            <w:r>
              <w:rPr>
                <w:sz w:val="20"/>
              </w:rPr>
              <w:t>Keins</w:t>
            </w:r>
          </w:p>
        </w:tc>
      </w:tr>
      <w:tr w:rsidR="00CB633D" w14:paraId="0AF6A8A0" w14:textId="77777777">
        <w:trPr>
          <w:jc w:val="center"/>
        </w:trPr>
        <w:tc>
          <w:tcPr>
            <w:tcW w:w="2880" w:type="dxa"/>
          </w:tcPr>
          <w:p w14:paraId="4594BD17" w14:textId="77777777" w:rsidR="00CB633D" w:rsidRDefault="00ED647A">
            <w:r>
              <w:rPr>
                <w:b/>
                <w:sz w:val="20"/>
              </w:rPr>
              <w:t>Auto-DM bei</w:t>
            </w:r>
            <w:r>
              <w:rPr>
                <w:b/>
                <w:sz w:val="20"/>
              </w:rPr>
              <w:br/>
              <w:t>Schlüsselwort</w:t>
            </w:r>
          </w:p>
        </w:tc>
        <w:tc>
          <w:tcPr>
            <w:tcW w:w="2880" w:type="dxa"/>
          </w:tcPr>
          <w:p w14:paraId="7626EAA0" w14:textId="77777777" w:rsidR="00CB633D" w:rsidRPr="006C67AA" w:rsidRDefault="00ED647A">
            <w:pPr>
              <w:rPr>
                <w:lang w:val="de-DE"/>
              </w:rPr>
            </w:pPr>
            <w:r w:rsidRPr="006C67AA">
              <w:rPr>
                <w:sz w:val="20"/>
                <w:lang w:val="de-DE"/>
              </w:rPr>
              <w:t>Grauzone — Person hat aktiv</w:t>
            </w:r>
            <w:r w:rsidRPr="006C67AA">
              <w:rPr>
                <w:sz w:val="20"/>
                <w:lang w:val="de-DE"/>
              </w:rPr>
              <w:br/>
              <w:t>kommentiert, aber: automatisierte</w:t>
            </w:r>
            <w:r w:rsidRPr="006C67AA">
              <w:rPr>
                <w:sz w:val="20"/>
                <w:lang w:val="de-DE"/>
              </w:rPr>
              <w:br/>
              <w:t>Verarbeitung ohne explizite</w:t>
            </w:r>
            <w:r w:rsidRPr="006C67AA">
              <w:rPr>
                <w:sz w:val="20"/>
                <w:lang w:val="de-DE"/>
              </w:rPr>
              <w:br/>
              <w:t>Einwilligung (Art. 6 DSGVO)</w:t>
            </w:r>
          </w:p>
        </w:tc>
        <w:tc>
          <w:tcPr>
            <w:tcW w:w="2880" w:type="dxa"/>
          </w:tcPr>
          <w:p w14:paraId="4E040312" w14:textId="77777777" w:rsidR="00CB633D" w:rsidRDefault="00ED647A">
            <w:r>
              <w:rPr>
                <w:sz w:val="20"/>
              </w:rPr>
              <w:t>Mittel</w:t>
            </w:r>
          </w:p>
        </w:tc>
      </w:tr>
      <w:tr w:rsidR="00CB633D" w14:paraId="54069BDE" w14:textId="77777777">
        <w:trPr>
          <w:jc w:val="center"/>
        </w:trPr>
        <w:tc>
          <w:tcPr>
            <w:tcW w:w="2880" w:type="dxa"/>
          </w:tcPr>
          <w:p w14:paraId="33AFC8DC" w14:textId="77777777" w:rsidR="00CB633D" w:rsidRDefault="00ED647A">
            <w:r>
              <w:rPr>
                <w:b/>
                <w:sz w:val="20"/>
              </w:rPr>
              <w:t>Auto-Vernetzung</w:t>
            </w:r>
            <w:r>
              <w:rPr>
                <w:b/>
                <w:sz w:val="20"/>
              </w:rPr>
              <w:br/>
              <w:t>an Fremde</w:t>
            </w:r>
          </w:p>
        </w:tc>
        <w:tc>
          <w:tcPr>
            <w:tcW w:w="2880" w:type="dxa"/>
          </w:tcPr>
          <w:p w14:paraId="79B96561" w14:textId="77777777" w:rsidR="00CB633D" w:rsidRPr="006C67AA" w:rsidRDefault="00ED647A">
            <w:pPr>
              <w:rPr>
                <w:lang w:val="de-DE"/>
              </w:rPr>
            </w:pPr>
            <w:r w:rsidRPr="006C67AA">
              <w:rPr>
                <w:sz w:val="20"/>
                <w:lang w:val="de-DE"/>
              </w:rPr>
              <w:t>Problematisch — keine vorherige</w:t>
            </w:r>
            <w:r w:rsidRPr="006C67AA">
              <w:rPr>
                <w:sz w:val="20"/>
                <w:lang w:val="de-DE"/>
              </w:rPr>
              <w:br/>
              <w:t>Interaktion, keine Einwilligung</w:t>
            </w:r>
          </w:p>
        </w:tc>
        <w:tc>
          <w:tcPr>
            <w:tcW w:w="2880" w:type="dxa"/>
          </w:tcPr>
          <w:p w14:paraId="587322B0" w14:textId="77777777" w:rsidR="00CB633D" w:rsidRDefault="00ED647A">
            <w:r>
              <w:rPr>
                <w:sz w:val="20"/>
              </w:rPr>
              <w:t>Hoch</w:t>
            </w:r>
          </w:p>
        </w:tc>
      </w:tr>
      <w:tr w:rsidR="00CB633D" w14:paraId="2F62E104" w14:textId="77777777">
        <w:trPr>
          <w:jc w:val="center"/>
        </w:trPr>
        <w:tc>
          <w:tcPr>
            <w:tcW w:w="2880" w:type="dxa"/>
          </w:tcPr>
          <w:p w14:paraId="1C967D00" w14:textId="77777777" w:rsidR="00CB633D" w:rsidRDefault="00ED647A">
            <w:r>
              <w:rPr>
                <w:b/>
                <w:sz w:val="20"/>
              </w:rPr>
              <w:t>Massen-Scraping</w:t>
            </w:r>
            <w:r>
              <w:rPr>
                <w:b/>
                <w:sz w:val="20"/>
              </w:rPr>
              <w:br/>
              <w:t>von Profilen</w:t>
            </w:r>
          </w:p>
        </w:tc>
        <w:tc>
          <w:tcPr>
            <w:tcW w:w="2880" w:type="dxa"/>
          </w:tcPr>
          <w:p w14:paraId="54462B50" w14:textId="77777777" w:rsidR="00CB633D" w:rsidRDefault="00ED647A">
            <w:r>
              <w:rPr>
                <w:sz w:val="20"/>
              </w:rPr>
              <w:t>Klar rechtswidrig</w:t>
            </w:r>
          </w:p>
        </w:tc>
        <w:tc>
          <w:tcPr>
            <w:tcW w:w="2880" w:type="dxa"/>
          </w:tcPr>
          <w:p w14:paraId="22F86C63" w14:textId="77777777" w:rsidR="00CB633D" w:rsidRDefault="00ED647A">
            <w:r>
              <w:rPr>
                <w:sz w:val="20"/>
              </w:rPr>
              <w:t>Sehr hoch</w:t>
            </w:r>
          </w:p>
        </w:tc>
      </w:tr>
    </w:tbl>
    <w:p w14:paraId="7F5F2221" w14:textId="77777777" w:rsidR="00CB633D" w:rsidRDefault="00CB633D"/>
    <w:p w14:paraId="7FAD375B" w14:textId="77777777" w:rsidR="00CB633D" w:rsidRPr="006C67AA" w:rsidRDefault="00ED647A">
      <w:pPr>
        <w:rPr>
          <w:lang w:val="de-DE"/>
        </w:rPr>
      </w:pPr>
      <w:r w:rsidRPr="006C67AA">
        <w:rPr>
          <w:b/>
          <w:lang w:val="de-DE"/>
        </w:rPr>
        <w:t xml:space="preserve">Konkretes Risiko: </w:t>
      </w:r>
      <w:r w:rsidRPr="006C67AA">
        <w:rPr>
          <w:lang w:val="de-DE"/>
        </w:rPr>
        <w:t>Abmahnungen in Deutschland können 5.000-25.000 EUR kosten. Bußgelder der Landesdatenschutzbehörden können deutlich höher ausfallen (Art. 83 DSGVO: bis zu 20 Mio. EUR oder 4% des Jahresumsatzes).</w:t>
      </w:r>
    </w:p>
    <w:p w14:paraId="3331A980" w14:textId="77777777" w:rsidR="00CB633D" w:rsidRPr="006C67AA" w:rsidRDefault="00ED647A">
      <w:pPr>
        <w:pStyle w:val="berschrift2"/>
        <w:rPr>
          <w:lang w:val="de-DE"/>
        </w:rPr>
      </w:pPr>
      <w:r w:rsidRPr="006C67AA">
        <w:rPr>
          <w:lang w:val="de-DE"/>
        </w:rPr>
        <w:t>Risiko 3: Qualität der KI-Inhalte</w:t>
      </w:r>
    </w:p>
    <w:p w14:paraId="13406EB1" w14:textId="77777777" w:rsidR="00CB633D" w:rsidRPr="006C67AA" w:rsidRDefault="00ED647A">
      <w:pPr>
        <w:rPr>
          <w:lang w:val="de-DE"/>
        </w:rPr>
      </w:pPr>
      <w:r w:rsidRPr="006C67AA">
        <w:rPr>
          <w:b/>
          <w:color w:val="FF9900"/>
          <w:lang w:val="de-DE"/>
        </w:rPr>
        <w:t>Risikostufe: Mittel (beherrschbar)</w:t>
      </w:r>
    </w:p>
    <w:p w14:paraId="29E331F3" w14:textId="77777777" w:rsidR="00CB633D" w:rsidRPr="006C67AA" w:rsidRDefault="00ED647A">
      <w:pPr>
        <w:rPr>
          <w:lang w:val="de-DE"/>
        </w:rPr>
      </w:pPr>
      <w:r w:rsidRPr="006C67AA">
        <w:rPr>
          <w:lang w:val="de-DE"/>
        </w:rPr>
        <w:t>KI kann Fehler machen: falsche Statistiken, veraltete Daten oder erfundene Fakten („Halluzinationen"). Deshalb ist die manuelle Prüfung in Schritt 3 unverzichtbar.</w:t>
      </w:r>
    </w:p>
    <w:p w14:paraId="0C001338" w14:textId="77777777" w:rsidR="00CB633D" w:rsidRPr="006C67AA" w:rsidRDefault="00ED647A">
      <w:pPr>
        <w:pStyle w:val="berschrift2"/>
        <w:rPr>
          <w:lang w:val="de-DE"/>
        </w:rPr>
      </w:pPr>
      <w:r w:rsidRPr="006C67AA">
        <w:rPr>
          <w:lang w:val="de-DE"/>
        </w:rPr>
        <w:lastRenderedPageBreak/>
        <w:t>Risiko 4: LinkedIn-Nutzungsbedingungen</w:t>
      </w:r>
    </w:p>
    <w:p w14:paraId="79EDF9F2" w14:textId="77777777" w:rsidR="00CB633D" w:rsidRPr="006C67AA" w:rsidRDefault="00ED647A">
      <w:pPr>
        <w:rPr>
          <w:lang w:val="de-DE"/>
        </w:rPr>
      </w:pPr>
      <w:r w:rsidRPr="006C67AA">
        <w:rPr>
          <w:b/>
          <w:color w:val="FF9900"/>
          <w:lang w:val="de-DE"/>
        </w:rPr>
        <w:t>Risikostufe: Nur für Option B und C</w:t>
      </w:r>
    </w:p>
    <w:p w14:paraId="399AB85E" w14:textId="77777777" w:rsidR="00CB633D" w:rsidRPr="006C67AA" w:rsidRDefault="00ED647A">
      <w:pPr>
        <w:rPr>
          <w:lang w:val="de-DE"/>
        </w:rPr>
      </w:pPr>
      <w:r w:rsidRPr="006C67AA">
        <w:rPr>
          <w:lang w:val="de-DE"/>
        </w:rPr>
        <w:t>LinkedIn verbietet Browser-Automatisierung. Die offizielle API (Option A) verstößt NICHT gegen die Nutzungsbedingungen. Option B und C teilweise oder ganz.</w:t>
      </w:r>
    </w:p>
    <w:p w14:paraId="7F9FC6EF" w14:textId="77777777" w:rsidR="00CB633D" w:rsidRPr="006C67AA" w:rsidRDefault="00ED647A">
      <w:pPr>
        <w:pStyle w:val="berschrift2"/>
        <w:rPr>
          <w:lang w:val="de-DE"/>
        </w:rPr>
      </w:pPr>
      <w:r w:rsidRPr="006C67AA">
        <w:rPr>
          <w:lang w:val="de-DE"/>
        </w:rPr>
        <w:t>Risiko 5: WhatsApp vs. Telegram</w:t>
      </w:r>
    </w:p>
    <w:p w14:paraId="2F9FC865" w14:textId="77777777" w:rsidR="00CB633D" w:rsidRPr="006C67AA" w:rsidRDefault="00ED647A">
      <w:pPr>
        <w:rPr>
          <w:lang w:val="de-DE"/>
        </w:rPr>
      </w:pPr>
      <w:r w:rsidRPr="006C67AA">
        <w:rPr>
          <w:b/>
          <w:color w:val="FF9900"/>
          <w:lang w:val="de-DE"/>
        </w:rPr>
        <w:t>Risikostufe: Vermeidbar</w:t>
      </w:r>
    </w:p>
    <w:p w14:paraId="1FD7910D" w14:textId="77777777" w:rsidR="00CB633D" w:rsidRPr="006C67AA" w:rsidRDefault="00ED647A">
      <w:pPr>
        <w:rPr>
          <w:lang w:val="de-DE"/>
        </w:rPr>
      </w:pPr>
      <w:r w:rsidRPr="006C67AA">
        <w:rPr>
          <w:lang w:val="de-DE"/>
        </w:rPr>
        <w:t>WhatsApp Business API kann keine Gruppennachrichten senden. Inoffizielle Lösungen riskieren Nummern-Sperre (20-30%). Telegram-Bot-API ist offiziell, kostenlos, ohne Risiko. Alternativ: WhatsApp-Link manuell teilen (10 Sekunden pro Beitrag).</w:t>
      </w:r>
    </w:p>
    <w:p w14:paraId="2BE468B4" w14:textId="77777777" w:rsidR="00CB633D" w:rsidRPr="006C67AA" w:rsidRDefault="00ED647A">
      <w:pPr>
        <w:rPr>
          <w:lang w:val="de-DE"/>
        </w:rPr>
      </w:pPr>
      <w:r w:rsidRPr="006C67AA">
        <w:rPr>
          <w:lang w:val="de-DE"/>
        </w:rPr>
        <w:br w:type="page"/>
      </w:r>
    </w:p>
    <w:p w14:paraId="74919814" w14:textId="77777777" w:rsidR="00CB633D" w:rsidRDefault="00ED647A">
      <w:pPr>
        <w:pStyle w:val="berschrift1"/>
      </w:pPr>
      <w:r>
        <w:lastRenderedPageBreak/>
        <w:t>9. Gegenmaßnahmen für jedes Risiko</w:t>
      </w:r>
    </w:p>
    <w:p w14:paraId="10843D8A" w14:textId="77777777" w:rsidR="00CB633D" w:rsidRDefault="00CB633D">
      <w:pPr>
        <w:pBdr>
          <w:bottom w:val="single" w:sz="6" w:space="1" w:color="0A66C2"/>
        </w:pBdr>
      </w:pPr>
    </w:p>
    <w:tbl>
      <w:tblPr>
        <w:tblStyle w:val="Tabellenraster"/>
        <w:tblW w:w="0" w:type="auto"/>
        <w:jc w:val="center"/>
        <w:tblLook w:val="04A0" w:firstRow="1" w:lastRow="0" w:firstColumn="1" w:lastColumn="0" w:noHBand="0" w:noVBand="1"/>
      </w:tblPr>
      <w:tblGrid>
        <w:gridCol w:w="2880"/>
        <w:gridCol w:w="2880"/>
        <w:gridCol w:w="2880"/>
      </w:tblGrid>
      <w:tr w:rsidR="00CB633D" w14:paraId="527B048E" w14:textId="77777777">
        <w:trPr>
          <w:jc w:val="center"/>
        </w:trPr>
        <w:tc>
          <w:tcPr>
            <w:tcW w:w="2880" w:type="dxa"/>
            <w:shd w:val="clear" w:color="auto" w:fill="0A66C2"/>
          </w:tcPr>
          <w:p w14:paraId="3C399DCA" w14:textId="77777777" w:rsidR="00CB633D" w:rsidRDefault="00ED647A">
            <w:r>
              <w:rPr>
                <w:b/>
                <w:color w:val="FFFFFF"/>
                <w:sz w:val="20"/>
              </w:rPr>
              <w:t>Risiko</w:t>
            </w:r>
          </w:p>
        </w:tc>
        <w:tc>
          <w:tcPr>
            <w:tcW w:w="2880" w:type="dxa"/>
            <w:shd w:val="clear" w:color="auto" w:fill="0A66C2"/>
          </w:tcPr>
          <w:p w14:paraId="0967333D" w14:textId="77777777" w:rsidR="00CB633D" w:rsidRDefault="00ED647A">
            <w:r>
              <w:rPr>
                <w:b/>
                <w:color w:val="FFFFFF"/>
                <w:sz w:val="20"/>
              </w:rPr>
              <w:t>Gegenmaßnahme</w:t>
            </w:r>
          </w:p>
        </w:tc>
        <w:tc>
          <w:tcPr>
            <w:tcW w:w="2880" w:type="dxa"/>
            <w:shd w:val="clear" w:color="auto" w:fill="0A66C2"/>
          </w:tcPr>
          <w:p w14:paraId="5725715E" w14:textId="77777777" w:rsidR="00CB633D" w:rsidRDefault="00ED647A">
            <w:r>
              <w:rPr>
                <w:b/>
                <w:color w:val="FFFFFF"/>
                <w:sz w:val="20"/>
              </w:rPr>
              <w:t>Rest-Risiko</w:t>
            </w:r>
          </w:p>
        </w:tc>
      </w:tr>
      <w:tr w:rsidR="00CB633D" w14:paraId="661B9C84" w14:textId="77777777">
        <w:trPr>
          <w:jc w:val="center"/>
        </w:trPr>
        <w:tc>
          <w:tcPr>
            <w:tcW w:w="2880" w:type="dxa"/>
          </w:tcPr>
          <w:p w14:paraId="546A9A85" w14:textId="77777777" w:rsidR="00CB633D" w:rsidRDefault="00ED647A">
            <w:r>
              <w:rPr>
                <w:b/>
                <w:sz w:val="20"/>
              </w:rPr>
              <w:t>Kontosperrung</w:t>
            </w:r>
            <w:r>
              <w:rPr>
                <w:b/>
                <w:sz w:val="20"/>
              </w:rPr>
              <w:br/>
              <w:t>(Option A)</w:t>
            </w:r>
          </w:p>
        </w:tc>
        <w:tc>
          <w:tcPr>
            <w:tcW w:w="2880" w:type="dxa"/>
          </w:tcPr>
          <w:p w14:paraId="18B6BF7A" w14:textId="77777777" w:rsidR="00CB633D" w:rsidRDefault="00ED647A">
            <w:r>
              <w:rPr>
                <w:sz w:val="20"/>
              </w:rPr>
              <w:t>Keine nötig — offizielle API.</w:t>
            </w:r>
          </w:p>
        </w:tc>
        <w:tc>
          <w:tcPr>
            <w:tcW w:w="2880" w:type="dxa"/>
          </w:tcPr>
          <w:p w14:paraId="35DC7906" w14:textId="77777777" w:rsidR="00CB633D" w:rsidRDefault="00ED647A">
            <w:r>
              <w:rPr>
                <w:sz w:val="20"/>
              </w:rPr>
              <w:t>Keins</w:t>
            </w:r>
          </w:p>
        </w:tc>
      </w:tr>
      <w:tr w:rsidR="00CB633D" w14:paraId="4675011E" w14:textId="77777777">
        <w:trPr>
          <w:jc w:val="center"/>
        </w:trPr>
        <w:tc>
          <w:tcPr>
            <w:tcW w:w="2880" w:type="dxa"/>
          </w:tcPr>
          <w:p w14:paraId="4C505CC7" w14:textId="77777777" w:rsidR="00CB633D" w:rsidRDefault="00ED647A">
            <w:r>
              <w:rPr>
                <w:b/>
                <w:sz w:val="20"/>
              </w:rPr>
              <w:t>Kontosperrung</w:t>
            </w:r>
            <w:r>
              <w:rPr>
                <w:b/>
                <w:sz w:val="20"/>
              </w:rPr>
              <w:br/>
              <w:t>(Option B)</w:t>
            </w:r>
          </w:p>
        </w:tc>
        <w:tc>
          <w:tcPr>
            <w:tcW w:w="2880" w:type="dxa"/>
          </w:tcPr>
          <w:p w14:paraId="42041C8E" w14:textId="77777777" w:rsidR="00CB633D" w:rsidRPr="006C67AA" w:rsidRDefault="00ED647A">
            <w:pPr>
              <w:rPr>
                <w:lang w:val="de-DE"/>
              </w:rPr>
            </w:pPr>
            <w:r w:rsidRPr="006C67AA">
              <w:rPr>
                <w:sz w:val="20"/>
                <w:lang w:val="de-DE"/>
              </w:rPr>
              <w:t>• Langsamer Aufbau (Warm-up 2-3 Wo.)</w:t>
            </w:r>
            <w:r w:rsidRPr="006C67AA">
              <w:rPr>
                <w:sz w:val="20"/>
                <w:lang w:val="de-DE"/>
              </w:rPr>
              <w:br/>
              <w:t>• Max. 25 Verbindungsanfragen/Tag</w:t>
            </w:r>
            <w:r w:rsidRPr="006C67AA">
              <w:rPr>
                <w:sz w:val="20"/>
                <w:lang w:val="de-DE"/>
              </w:rPr>
              <w:br/>
              <w:t>• Max. 50 Nachrichten/Tag</w:t>
            </w:r>
            <w:r w:rsidRPr="006C67AA">
              <w:rPr>
                <w:sz w:val="20"/>
                <w:lang w:val="de-DE"/>
              </w:rPr>
              <w:br/>
              <w:t>• Menschenähnliche Pausen</w:t>
            </w:r>
            <w:r w:rsidRPr="006C67AA">
              <w:rPr>
                <w:sz w:val="20"/>
                <w:lang w:val="de-DE"/>
              </w:rPr>
              <w:br/>
            </w:r>
            <w:r w:rsidRPr="006C67AA">
              <w:rPr>
                <w:sz w:val="20"/>
                <w:lang w:val="de-DE"/>
              </w:rPr>
              <w:t>• Deutsche IP-Adresse</w:t>
            </w:r>
            <w:r w:rsidRPr="006C67AA">
              <w:rPr>
                <w:sz w:val="20"/>
                <w:lang w:val="de-DE"/>
              </w:rPr>
              <w:br/>
              <w:t>• Keine Aktivität nachts/Wochenende</w:t>
            </w:r>
          </w:p>
        </w:tc>
        <w:tc>
          <w:tcPr>
            <w:tcW w:w="2880" w:type="dxa"/>
          </w:tcPr>
          <w:p w14:paraId="32C83A65" w14:textId="77777777" w:rsidR="00CB633D" w:rsidRDefault="00ED647A">
            <w:r>
              <w:rPr>
                <w:sz w:val="20"/>
              </w:rPr>
              <w:t>Ca. 10-15%</w:t>
            </w:r>
            <w:r>
              <w:rPr>
                <w:sz w:val="20"/>
              </w:rPr>
              <w:br/>
              <w:t>(temporär)</w:t>
            </w:r>
          </w:p>
        </w:tc>
      </w:tr>
      <w:tr w:rsidR="00CB633D" w14:paraId="71474CC0" w14:textId="77777777">
        <w:trPr>
          <w:jc w:val="center"/>
        </w:trPr>
        <w:tc>
          <w:tcPr>
            <w:tcW w:w="2880" w:type="dxa"/>
          </w:tcPr>
          <w:p w14:paraId="11B8C03B" w14:textId="77777777" w:rsidR="00CB633D" w:rsidRDefault="00ED647A">
            <w:r>
              <w:rPr>
                <w:b/>
                <w:sz w:val="20"/>
              </w:rPr>
              <w:t>DSGVO</w:t>
            </w:r>
            <w:r>
              <w:rPr>
                <w:b/>
                <w:sz w:val="20"/>
              </w:rPr>
              <w:br/>
              <w:t>(Option A)</w:t>
            </w:r>
          </w:p>
        </w:tc>
        <w:tc>
          <w:tcPr>
            <w:tcW w:w="2880" w:type="dxa"/>
          </w:tcPr>
          <w:p w14:paraId="77B35339" w14:textId="77777777" w:rsidR="00CB633D" w:rsidRDefault="00ED647A">
            <w:r>
              <w:rPr>
                <w:sz w:val="20"/>
              </w:rPr>
              <w:t>Keine besonderen Maßnahmen nötig.</w:t>
            </w:r>
          </w:p>
        </w:tc>
        <w:tc>
          <w:tcPr>
            <w:tcW w:w="2880" w:type="dxa"/>
          </w:tcPr>
          <w:p w14:paraId="358CAFF6" w14:textId="77777777" w:rsidR="00CB633D" w:rsidRDefault="00ED647A">
            <w:r>
              <w:rPr>
                <w:sz w:val="20"/>
              </w:rPr>
              <w:t>Keins</w:t>
            </w:r>
          </w:p>
        </w:tc>
      </w:tr>
      <w:tr w:rsidR="00CB633D" w14:paraId="04DFD1AB" w14:textId="77777777">
        <w:trPr>
          <w:jc w:val="center"/>
        </w:trPr>
        <w:tc>
          <w:tcPr>
            <w:tcW w:w="2880" w:type="dxa"/>
          </w:tcPr>
          <w:p w14:paraId="57586087" w14:textId="77777777" w:rsidR="00CB633D" w:rsidRDefault="00ED647A">
            <w:r>
              <w:rPr>
                <w:b/>
                <w:sz w:val="20"/>
              </w:rPr>
              <w:t>DSGVO</w:t>
            </w:r>
            <w:r>
              <w:rPr>
                <w:b/>
                <w:sz w:val="20"/>
              </w:rPr>
              <w:br/>
              <w:t>(Option B)</w:t>
            </w:r>
          </w:p>
        </w:tc>
        <w:tc>
          <w:tcPr>
            <w:tcW w:w="2880" w:type="dxa"/>
          </w:tcPr>
          <w:p w14:paraId="747C01C4" w14:textId="77777777" w:rsidR="00CB633D" w:rsidRDefault="00ED647A">
            <w:r w:rsidRPr="006C67AA">
              <w:rPr>
                <w:sz w:val="20"/>
                <w:lang w:val="de-DE"/>
              </w:rPr>
              <w:t>• Fachanwalt VOR Start konsultieren</w:t>
            </w:r>
            <w:r w:rsidRPr="006C67AA">
              <w:rPr>
                <w:sz w:val="20"/>
                <w:lang w:val="de-DE"/>
              </w:rPr>
              <w:br/>
              <w:t>• Nur Nachrichten an aktiv Interagierende</w:t>
            </w:r>
            <w:r w:rsidRPr="006C67AA">
              <w:rPr>
                <w:sz w:val="20"/>
                <w:lang w:val="de-DE"/>
              </w:rPr>
              <w:br/>
              <w:t xml:space="preserve">• Opt-out in jeder auto. </w:t>
            </w:r>
            <w:r>
              <w:rPr>
                <w:sz w:val="20"/>
              </w:rPr>
              <w:t>Nachricht</w:t>
            </w:r>
            <w:r>
              <w:rPr>
                <w:sz w:val="20"/>
              </w:rPr>
              <w:br/>
              <w:t>• Verarbeitungsverzeichnis (Art. 30)</w:t>
            </w:r>
            <w:r>
              <w:rPr>
                <w:sz w:val="20"/>
              </w:rPr>
              <w:br/>
              <w:t>• Impressum im LinkedIn-Profil</w:t>
            </w:r>
          </w:p>
        </w:tc>
        <w:tc>
          <w:tcPr>
            <w:tcW w:w="2880" w:type="dxa"/>
          </w:tcPr>
          <w:p w14:paraId="545CBD87" w14:textId="77777777" w:rsidR="00CB633D" w:rsidRDefault="00ED647A">
            <w:r>
              <w:rPr>
                <w:sz w:val="20"/>
              </w:rPr>
              <w:t>Gering bei</w:t>
            </w:r>
            <w:r>
              <w:rPr>
                <w:sz w:val="20"/>
              </w:rPr>
              <w:br/>
              <w:t>korrekter</w:t>
            </w:r>
            <w:r>
              <w:rPr>
                <w:sz w:val="20"/>
              </w:rPr>
              <w:br/>
              <w:t>Umsetzung</w:t>
            </w:r>
          </w:p>
        </w:tc>
      </w:tr>
      <w:tr w:rsidR="00CB633D" w14:paraId="53825B9F" w14:textId="77777777">
        <w:trPr>
          <w:jc w:val="center"/>
        </w:trPr>
        <w:tc>
          <w:tcPr>
            <w:tcW w:w="2880" w:type="dxa"/>
          </w:tcPr>
          <w:p w14:paraId="197B36A2" w14:textId="77777777" w:rsidR="00CB633D" w:rsidRDefault="00ED647A">
            <w:r>
              <w:rPr>
                <w:b/>
                <w:sz w:val="20"/>
              </w:rPr>
              <w:t>KI-Qualität</w:t>
            </w:r>
          </w:p>
        </w:tc>
        <w:tc>
          <w:tcPr>
            <w:tcW w:w="2880" w:type="dxa"/>
          </w:tcPr>
          <w:p w14:paraId="26EBB075" w14:textId="77777777" w:rsidR="00CB633D" w:rsidRPr="006C67AA" w:rsidRDefault="00ED647A">
            <w:pPr>
              <w:rPr>
                <w:lang w:val="de-DE"/>
              </w:rPr>
            </w:pPr>
            <w:r w:rsidRPr="006C67AA">
              <w:rPr>
                <w:sz w:val="20"/>
                <w:lang w:val="de-DE"/>
              </w:rPr>
              <w:t>• Manuelle Freigabe ist Pflicht</w:t>
            </w:r>
            <w:r w:rsidRPr="006C67AA">
              <w:rPr>
                <w:sz w:val="20"/>
                <w:lang w:val="de-DE"/>
              </w:rPr>
              <w:br/>
              <w:t>• Quellen sind prüfbar</w:t>
            </w:r>
            <w:r w:rsidRPr="006C67AA">
              <w:rPr>
                <w:sz w:val="20"/>
                <w:lang w:val="de-DE"/>
              </w:rPr>
              <w:br/>
              <w:t>• Google Search Grounding für</w:t>
            </w:r>
            <w:r w:rsidRPr="006C67AA">
              <w:rPr>
                <w:sz w:val="20"/>
                <w:lang w:val="de-DE"/>
              </w:rPr>
              <w:br/>
              <w:t xml:space="preserve">  aktuelle Daten</w:t>
            </w:r>
          </w:p>
        </w:tc>
        <w:tc>
          <w:tcPr>
            <w:tcW w:w="2880" w:type="dxa"/>
          </w:tcPr>
          <w:p w14:paraId="3ADD368C" w14:textId="77777777" w:rsidR="00CB633D" w:rsidRDefault="00ED647A">
            <w:r>
              <w:rPr>
                <w:sz w:val="20"/>
              </w:rPr>
              <w:t>Sehr gering</w:t>
            </w:r>
          </w:p>
        </w:tc>
      </w:tr>
      <w:tr w:rsidR="00CB633D" w14:paraId="4856DA2F" w14:textId="77777777">
        <w:trPr>
          <w:jc w:val="center"/>
        </w:trPr>
        <w:tc>
          <w:tcPr>
            <w:tcW w:w="2880" w:type="dxa"/>
          </w:tcPr>
          <w:p w14:paraId="4B01B688" w14:textId="77777777" w:rsidR="00CB633D" w:rsidRDefault="00ED647A">
            <w:r>
              <w:rPr>
                <w:b/>
                <w:sz w:val="20"/>
              </w:rPr>
              <w:t>WhatsApp</w:t>
            </w:r>
          </w:p>
        </w:tc>
        <w:tc>
          <w:tcPr>
            <w:tcW w:w="2880" w:type="dxa"/>
          </w:tcPr>
          <w:p w14:paraId="1BC45C18" w14:textId="77777777" w:rsidR="00CB633D" w:rsidRPr="006C67AA" w:rsidRDefault="00ED647A">
            <w:pPr>
              <w:rPr>
                <w:lang w:val="de-DE"/>
              </w:rPr>
            </w:pPr>
            <w:r w:rsidRPr="006C67AA">
              <w:rPr>
                <w:sz w:val="20"/>
                <w:lang w:val="de-DE"/>
              </w:rPr>
              <w:t>Telegram verwenden (offiziell, kostenlos)</w:t>
            </w:r>
            <w:r w:rsidRPr="006C67AA">
              <w:rPr>
                <w:sz w:val="20"/>
                <w:lang w:val="de-DE"/>
              </w:rPr>
              <w:br/>
              <w:t>oder: manuell teilen.</w:t>
            </w:r>
          </w:p>
        </w:tc>
        <w:tc>
          <w:tcPr>
            <w:tcW w:w="2880" w:type="dxa"/>
          </w:tcPr>
          <w:p w14:paraId="570DD2A5" w14:textId="77777777" w:rsidR="00CB633D" w:rsidRDefault="00ED647A">
            <w:r>
              <w:rPr>
                <w:sz w:val="20"/>
              </w:rPr>
              <w:t>Keins bei</w:t>
            </w:r>
            <w:r>
              <w:rPr>
                <w:sz w:val="20"/>
              </w:rPr>
              <w:br/>
              <w:t>Telegram</w:t>
            </w:r>
          </w:p>
        </w:tc>
      </w:tr>
    </w:tbl>
    <w:p w14:paraId="46FD1989" w14:textId="77777777" w:rsidR="00CB633D" w:rsidRDefault="00CB633D"/>
    <w:p w14:paraId="76C97C26" w14:textId="77777777" w:rsidR="00CB633D" w:rsidRDefault="00ED647A">
      <w:r>
        <w:br w:type="page"/>
      </w:r>
    </w:p>
    <w:p w14:paraId="2AACC6C6" w14:textId="77777777" w:rsidR="00CB633D" w:rsidRDefault="00ED647A">
      <w:pPr>
        <w:pStyle w:val="berschrift1"/>
      </w:pPr>
      <w:r>
        <w:lastRenderedPageBreak/>
        <w:t>10. Verbesserungsvorschläge</w:t>
      </w:r>
    </w:p>
    <w:p w14:paraId="41527544" w14:textId="77777777" w:rsidR="00CB633D" w:rsidRDefault="00CB633D">
      <w:pPr>
        <w:pBdr>
          <w:bottom w:val="single" w:sz="6" w:space="1" w:color="0A66C2"/>
        </w:pBdr>
      </w:pPr>
    </w:p>
    <w:p w14:paraId="13699BA8" w14:textId="77777777" w:rsidR="00CB633D" w:rsidRPr="006C67AA" w:rsidRDefault="00ED647A">
      <w:pPr>
        <w:rPr>
          <w:lang w:val="de-DE"/>
        </w:rPr>
      </w:pPr>
      <w:r w:rsidRPr="006C67AA">
        <w:rPr>
          <w:lang w:val="de-DE"/>
        </w:rPr>
        <w:t>Das System kann nach dem Start schrittweise erweitert werden:</w:t>
      </w:r>
    </w:p>
    <w:p w14:paraId="5585295D" w14:textId="77777777" w:rsidR="00CB633D" w:rsidRPr="006C67AA" w:rsidRDefault="00ED647A">
      <w:pPr>
        <w:rPr>
          <w:lang w:val="de-DE"/>
        </w:rPr>
      </w:pPr>
      <w:r w:rsidRPr="006C67AA">
        <w:rPr>
          <w:b/>
          <w:lang w:val="de-DE"/>
        </w:rPr>
        <w:t>Content-Serien:</w:t>
      </w:r>
      <w:r w:rsidRPr="006C67AA">
        <w:rPr>
          <w:lang w:val="de-DE"/>
        </w:rPr>
        <w:t xml:space="preserve"> Thematische Reihen (z. B. „5 Fakten zur Weiterbildung — Teil 1/5") erzeugen Spannung und bringen Follower dazu, dem Profil zu folgen.</w:t>
      </w:r>
    </w:p>
    <w:p w14:paraId="7090AA80" w14:textId="77777777" w:rsidR="00CB633D" w:rsidRPr="006C67AA" w:rsidRDefault="00ED647A">
      <w:pPr>
        <w:rPr>
          <w:lang w:val="de-DE"/>
        </w:rPr>
      </w:pPr>
      <w:r w:rsidRPr="006C67AA">
        <w:rPr>
          <w:b/>
          <w:lang w:val="de-DE"/>
        </w:rPr>
        <w:t>Karussell-Posts:</w:t>
      </w:r>
      <w:r w:rsidRPr="006C67AA">
        <w:rPr>
          <w:lang w:val="de-DE"/>
        </w:rPr>
        <w:t xml:space="preserve"> Mehrere Bilder/Slides pro Beitrag haben nachweislich eine höhere Engagement-Rate. Das System kann automatisch Karussell-Slides erstellen.</w:t>
      </w:r>
    </w:p>
    <w:p w14:paraId="78E9E8E8" w14:textId="77777777" w:rsidR="00CB633D" w:rsidRPr="006C67AA" w:rsidRDefault="00ED647A">
      <w:pPr>
        <w:rPr>
          <w:lang w:val="de-DE"/>
        </w:rPr>
      </w:pPr>
      <w:r w:rsidRPr="006C67AA">
        <w:rPr>
          <w:b/>
          <w:lang w:val="de-DE"/>
        </w:rPr>
        <w:t>PDF-Lead-Magneten:</w:t>
      </w:r>
      <w:r w:rsidRPr="006C67AA">
        <w:rPr>
          <w:lang w:val="de-DE"/>
        </w:rPr>
        <w:t xml:space="preserve"> Die KI erstellt ausführliche PDF-Analysen zu relevanten Themen (z. B. „Arbeitsmarktbericht 2026 kompakt") als Download-Angebot.</w:t>
      </w:r>
    </w:p>
    <w:p w14:paraId="40990896" w14:textId="77777777" w:rsidR="00CB633D" w:rsidRPr="006C67AA" w:rsidRDefault="00ED647A">
      <w:pPr>
        <w:rPr>
          <w:lang w:val="de-DE"/>
        </w:rPr>
      </w:pPr>
      <w:r w:rsidRPr="006C67AA">
        <w:rPr>
          <w:b/>
          <w:lang w:val="de-DE"/>
        </w:rPr>
        <w:t>Kommentar-Strategie:</w:t>
      </w:r>
      <w:r w:rsidRPr="006C67AA">
        <w:rPr>
          <w:lang w:val="de-DE"/>
        </w:rPr>
        <w:t xml:space="preserve"> Nicht nur unter eigenen Beiträgen kommentieren, sondern auch unter Beiträgen relevanter Personen — erhöht die Sichtbarkeit massiv.</w:t>
      </w:r>
    </w:p>
    <w:p w14:paraId="49EB4985" w14:textId="77777777" w:rsidR="00CB633D" w:rsidRPr="006C67AA" w:rsidRDefault="00ED647A">
      <w:pPr>
        <w:rPr>
          <w:lang w:val="de-DE"/>
        </w:rPr>
      </w:pPr>
      <w:r w:rsidRPr="006C67AA">
        <w:rPr>
          <w:b/>
          <w:lang w:val="de-DE"/>
        </w:rPr>
        <w:t>Video-Inhalte:</w:t>
      </w:r>
      <w:r w:rsidRPr="006C67AA">
        <w:rPr>
          <w:lang w:val="de-DE"/>
        </w:rPr>
        <w:t xml:space="preserve"> Gemini erstellt Skripte für kurze Videos. Video-Beiträge erzielen auf LinkedIn deutlich mehr Reichweite als reine Text-Beiträge.</w:t>
      </w:r>
    </w:p>
    <w:p w14:paraId="627043CA" w14:textId="77777777" w:rsidR="00CB633D" w:rsidRPr="006C67AA" w:rsidRDefault="00ED647A">
      <w:pPr>
        <w:rPr>
          <w:lang w:val="de-DE"/>
        </w:rPr>
      </w:pPr>
      <w:r w:rsidRPr="006C67AA">
        <w:rPr>
          <w:b/>
          <w:lang w:val="de-DE"/>
        </w:rPr>
        <w:t>Modell-Upgrade:</w:t>
      </w:r>
      <w:r w:rsidRPr="006C67AA">
        <w:rPr>
          <w:lang w:val="de-DE"/>
        </w:rPr>
        <w:t xml:space="preserve"> Sobald neuere Gemini-Modelle stabil werden, kann kostenlos umgestellt werden. Die API bleibt gleich.</w:t>
      </w:r>
    </w:p>
    <w:p w14:paraId="07E5795F" w14:textId="77777777" w:rsidR="00CB633D" w:rsidRPr="006C67AA" w:rsidRDefault="00ED647A">
      <w:pPr>
        <w:rPr>
          <w:lang w:val="de-DE"/>
        </w:rPr>
      </w:pPr>
      <w:r w:rsidRPr="006C67AA">
        <w:rPr>
          <w:b/>
          <w:lang w:val="de-DE"/>
        </w:rPr>
        <w:t>A/B-Testing:</w:t>
      </w:r>
      <w:r w:rsidRPr="006C67AA">
        <w:rPr>
          <w:lang w:val="de-DE"/>
        </w:rPr>
        <w:t xml:space="preserve"> Verschiedene Überschriften, Bilder und Zeiten testen. Die KI lernt, welches Format am besten funktioniert.</w:t>
      </w:r>
    </w:p>
    <w:p w14:paraId="096DF4F3" w14:textId="77777777" w:rsidR="00CB633D" w:rsidRPr="006C67AA" w:rsidRDefault="00ED647A">
      <w:pPr>
        <w:rPr>
          <w:lang w:val="de-DE"/>
        </w:rPr>
      </w:pPr>
      <w:r w:rsidRPr="006C67AA">
        <w:rPr>
          <w:lang w:val="de-DE"/>
        </w:rPr>
        <w:br w:type="page"/>
      </w:r>
    </w:p>
    <w:p w14:paraId="5A5AD409" w14:textId="77777777" w:rsidR="00CB633D" w:rsidRPr="006C67AA" w:rsidRDefault="00ED647A">
      <w:pPr>
        <w:pStyle w:val="berschrift1"/>
        <w:rPr>
          <w:lang w:val="de-DE"/>
        </w:rPr>
      </w:pPr>
      <w:r w:rsidRPr="006C67AA">
        <w:rPr>
          <w:lang w:val="de-DE"/>
        </w:rPr>
        <w:lastRenderedPageBreak/>
        <w:t>11. Kostenvergleich aller Optionen</w:t>
      </w:r>
    </w:p>
    <w:p w14:paraId="69853B3A" w14:textId="77777777" w:rsidR="00CB633D" w:rsidRPr="006C67AA" w:rsidRDefault="00CB633D">
      <w:pPr>
        <w:pBdr>
          <w:bottom w:val="single" w:sz="6" w:space="1" w:color="0A66C2"/>
        </w:pBdr>
        <w:rPr>
          <w:lang w:val="de-DE"/>
        </w:rPr>
      </w:pPr>
    </w:p>
    <w:tbl>
      <w:tblPr>
        <w:tblStyle w:val="Tabellenraster"/>
        <w:tblW w:w="0" w:type="auto"/>
        <w:jc w:val="center"/>
        <w:tblLook w:val="04A0" w:firstRow="1" w:lastRow="0" w:firstColumn="1" w:lastColumn="0" w:noHBand="0" w:noVBand="1"/>
      </w:tblPr>
      <w:tblGrid>
        <w:gridCol w:w="2160"/>
        <w:gridCol w:w="2160"/>
        <w:gridCol w:w="2160"/>
        <w:gridCol w:w="2160"/>
      </w:tblGrid>
      <w:tr w:rsidR="00CB633D" w14:paraId="0128E9C9" w14:textId="77777777">
        <w:trPr>
          <w:jc w:val="center"/>
        </w:trPr>
        <w:tc>
          <w:tcPr>
            <w:tcW w:w="2160" w:type="dxa"/>
            <w:shd w:val="clear" w:color="auto" w:fill="0A66C2"/>
          </w:tcPr>
          <w:p w14:paraId="373E17BB" w14:textId="77777777" w:rsidR="00CB633D" w:rsidRDefault="00ED647A">
            <w:r>
              <w:rPr>
                <w:b/>
                <w:color w:val="FFFFFF"/>
                <w:sz w:val="20"/>
              </w:rPr>
              <w:t>Position</w:t>
            </w:r>
          </w:p>
        </w:tc>
        <w:tc>
          <w:tcPr>
            <w:tcW w:w="2160" w:type="dxa"/>
            <w:shd w:val="clear" w:color="auto" w:fill="0A66C2"/>
          </w:tcPr>
          <w:p w14:paraId="64213DD8" w14:textId="77777777" w:rsidR="00CB633D" w:rsidRDefault="00ED647A">
            <w:r>
              <w:rPr>
                <w:b/>
                <w:color w:val="FFFFFF"/>
                <w:sz w:val="20"/>
              </w:rPr>
              <w:t>Option A</w:t>
            </w:r>
          </w:p>
        </w:tc>
        <w:tc>
          <w:tcPr>
            <w:tcW w:w="2160" w:type="dxa"/>
            <w:shd w:val="clear" w:color="auto" w:fill="0A66C2"/>
          </w:tcPr>
          <w:p w14:paraId="6A4E6A4C" w14:textId="77777777" w:rsidR="00CB633D" w:rsidRDefault="00ED647A">
            <w:r>
              <w:rPr>
                <w:b/>
                <w:color w:val="FFFFFF"/>
                <w:sz w:val="20"/>
              </w:rPr>
              <w:t>Option B</w:t>
            </w:r>
          </w:p>
        </w:tc>
        <w:tc>
          <w:tcPr>
            <w:tcW w:w="2160" w:type="dxa"/>
            <w:shd w:val="clear" w:color="auto" w:fill="0A66C2"/>
          </w:tcPr>
          <w:p w14:paraId="5D50D5DA" w14:textId="77777777" w:rsidR="00CB633D" w:rsidRDefault="00ED647A">
            <w:r>
              <w:rPr>
                <w:b/>
                <w:color w:val="FFFFFF"/>
                <w:sz w:val="20"/>
              </w:rPr>
              <w:t>Option C</w:t>
            </w:r>
          </w:p>
        </w:tc>
      </w:tr>
      <w:tr w:rsidR="00CB633D" w14:paraId="5F75A6F0" w14:textId="77777777">
        <w:trPr>
          <w:jc w:val="center"/>
        </w:trPr>
        <w:tc>
          <w:tcPr>
            <w:tcW w:w="2160" w:type="dxa"/>
          </w:tcPr>
          <w:p w14:paraId="199D727A" w14:textId="77777777" w:rsidR="00CB633D" w:rsidRDefault="00ED647A">
            <w:r>
              <w:rPr>
                <w:b/>
                <w:sz w:val="20"/>
              </w:rPr>
              <w:t>KI-API</w:t>
            </w:r>
            <w:r>
              <w:rPr>
                <w:b/>
                <w:sz w:val="20"/>
              </w:rPr>
              <w:br/>
              <w:t>(Gemini + Imagen)</w:t>
            </w:r>
          </w:p>
        </w:tc>
        <w:tc>
          <w:tcPr>
            <w:tcW w:w="2160" w:type="dxa"/>
          </w:tcPr>
          <w:p w14:paraId="483D7D79" w14:textId="77777777" w:rsidR="00CB633D" w:rsidRDefault="00ED647A">
            <w:r>
              <w:rPr>
                <w:sz w:val="20"/>
              </w:rPr>
              <w:t>ca. 2-5 EUR</w:t>
            </w:r>
          </w:p>
        </w:tc>
        <w:tc>
          <w:tcPr>
            <w:tcW w:w="2160" w:type="dxa"/>
          </w:tcPr>
          <w:p w14:paraId="7A03776A" w14:textId="77777777" w:rsidR="00CB633D" w:rsidRDefault="00ED647A">
            <w:r>
              <w:rPr>
                <w:sz w:val="20"/>
              </w:rPr>
              <w:t>ca. 2-5 EUR</w:t>
            </w:r>
          </w:p>
        </w:tc>
        <w:tc>
          <w:tcPr>
            <w:tcW w:w="2160" w:type="dxa"/>
          </w:tcPr>
          <w:p w14:paraId="7209079B" w14:textId="77777777" w:rsidR="00CB633D" w:rsidRDefault="00ED647A">
            <w:r>
              <w:rPr>
                <w:sz w:val="20"/>
              </w:rPr>
              <w:t>—</w:t>
            </w:r>
          </w:p>
        </w:tc>
      </w:tr>
      <w:tr w:rsidR="00CB633D" w14:paraId="602038D2" w14:textId="77777777">
        <w:trPr>
          <w:jc w:val="center"/>
        </w:trPr>
        <w:tc>
          <w:tcPr>
            <w:tcW w:w="2160" w:type="dxa"/>
          </w:tcPr>
          <w:p w14:paraId="3F92391A" w14:textId="77777777" w:rsidR="00CB633D" w:rsidRDefault="00ED647A">
            <w:r>
              <w:rPr>
                <w:b/>
                <w:sz w:val="20"/>
              </w:rPr>
              <w:t>Drittanbieter-Tool</w:t>
            </w:r>
          </w:p>
        </w:tc>
        <w:tc>
          <w:tcPr>
            <w:tcW w:w="2160" w:type="dxa"/>
          </w:tcPr>
          <w:p w14:paraId="67A57435" w14:textId="77777777" w:rsidR="00CB633D" w:rsidRDefault="00ED647A">
            <w:r>
              <w:rPr>
                <w:sz w:val="20"/>
              </w:rPr>
              <w:t>—</w:t>
            </w:r>
          </w:p>
        </w:tc>
        <w:tc>
          <w:tcPr>
            <w:tcW w:w="2160" w:type="dxa"/>
          </w:tcPr>
          <w:p w14:paraId="51680652" w14:textId="77777777" w:rsidR="00CB633D" w:rsidRDefault="00ED647A">
            <w:r>
              <w:rPr>
                <w:sz w:val="20"/>
              </w:rPr>
              <w:t>15-99 EUR</w:t>
            </w:r>
          </w:p>
        </w:tc>
        <w:tc>
          <w:tcPr>
            <w:tcW w:w="2160" w:type="dxa"/>
          </w:tcPr>
          <w:p w14:paraId="1EC7554D" w14:textId="77777777" w:rsidR="00CB633D" w:rsidRDefault="00ED647A">
            <w:r>
              <w:rPr>
                <w:sz w:val="20"/>
              </w:rPr>
              <w:t>15-99 EUR</w:t>
            </w:r>
          </w:p>
        </w:tc>
      </w:tr>
      <w:tr w:rsidR="00CB633D" w14:paraId="633A9889" w14:textId="77777777">
        <w:trPr>
          <w:jc w:val="center"/>
        </w:trPr>
        <w:tc>
          <w:tcPr>
            <w:tcW w:w="2160" w:type="dxa"/>
          </w:tcPr>
          <w:p w14:paraId="4F30C5ED" w14:textId="77777777" w:rsidR="00CB633D" w:rsidRDefault="00ED647A">
            <w:r>
              <w:rPr>
                <w:b/>
                <w:sz w:val="20"/>
              </w:rPr>
              <w:t>Hosting (VPS/Cloud)</w:t>
            </w:r>
          </w:p>
        </w:tc>
        <w:tc>
          <w:tcPr>
            <w:tcW w:w="2160" w:type="dxa"/>
          </w:tcPr>
          <w:p w14:paraId="1D25F5AF" w14:textId="77777777" w:rsidR="00CB633D" w:rsidRDefault="00ED647A">
            <w:r>
              <w:rPr>
                <w:sz w:val="20"/>
              </w:rPr>
              <w:t>ca. 5-15 EUR</w:t>
            </w:r>
          </w:p>
        </w:tc>
        <w:tc>
          <w:tcPr>
            <w:tcW w:w="2160" w:type="dxa"/>
          </w:tcPr>
          <w:p w14:paraId="544EF338" w14:textId="77777777" w:rsidR="00CB633D" w:rsidRDefault="00ED647A">
            <w:r>
              <w:rPr>
                <w:sz w:val="20"/>
              </w:rPr>
              <w:t>ca. 5-15 EUR</w:t>
            </w:r>
          </w:p>
        </w:tc>
        <w:tc>
          <w:tcPr>
            <w:tcW w:w="2160" w:type="dxa"/>
          </w:tcPr>
          <w:p w14:paraId="73D59178" w14:textId="77777777" w:rsidR="00CB633D" w:rsidRDefault="00ED647A">
            <w:r>
              <w:rPr>
                <w:sz w:val="20"/>
              </w:rPr>
              <w:t>—</w:t>
            </w:r>
          </w:p>
        </w:tc>
      </w:tr>
      <w:tr w:rsidR="00CB633D" w14:paraId="03DB0F8C" w14:textId="77777777">
        <w:trPr>
          <w:jc w:val="center"/>
        </w:trPr>
        <w:tc>
          <w:tcPr>
            <w:tcW w:w="2160" w:type="dxa"/>
          </w:tcPr>
          <w:p w14:paraId="59FAA7FE" w14:textId="77777777" w:rsidR="00CB633D" w:rsidRDefault="00ED647A">
            <w:r>
              <w:rPr>
                <w:b/>
                <w:sz w:val="20"/>
              </w:rPr>
              <w:t>Telegram-Bot</w:t>
            </w:r>
          </w:p>
        </w:tc>
        <w:tc>
          <w:tcPr>
            <w:tcW w:w="2160" w:type="dxa"/>
          </w:tcPr>
          <w:p w14:paraId="000BAE84" w14:textId="77777777" w:rsidR="00CB633D" w:rsidRDefault="00ED647A">
            <w:r>
              <w:rPr>
                <w:sz w:val="20"/>
              </w:rPr>
              <w:t>0 EUR</w:t>
            </w:r>
          </w:p>
        </w:tc>
        <w:tc>
          <w:tcPr>
            <w:tcW w:w="2160" w:type="dxa"/>
          </w:tcPr>
          <w:p w14:paraId="5B32BF5D" w14:textId="77777777" w:rsidR="00CB633D" w:rsidRDefault="00ED647A">
            <w:r>
              <w:rPr>
                <w:sz w:val="20"/>
              </w:rPr>
              <w:t>0 EUR</w:t>
            </w:r>
          </w:p>
        </w:tc>
        <w:tc>
          <w:tcPr>
            <w:tcW w:w="2160" w:type="dxa"/>
          </w:tcPr>
          <w:p w14:paraId="44E44294" w14:textId="77777777" w:rsidR="00CB633D" w:rsidRDefault="00ED647A">
            <w:r>
              <w:rPr>
                <w:sz w:val="20"/>
              </w:rPr>
              <w:t>—</w:t>
            </w:r>
          </w:p>
        </w:tc>
      </w:tr>
      <w:tr w:rsidR="00CB633D" w14:paraId="50F0E22C" w14:textId="77777777">
        <w:trPr>
          <w:jc w:val="center"/>
        </w:trPr>
        <w:tc>
          <w:tcPr>
            <w:tcW w:w="2160" w:type="dxa"/>
          </w:tcPr>
          <w:p w14:paraId="05F010EE" w14:textId="77777777" w:rsidR="00CB633D" w:rsidRDefault="00ED647A">
            <w:r>
              <w:rPr>
                <w:b/>
                <w:sz w:val="20"/>
              </w:rPr>
              <w:t>Manuelle Arbeit</w:t>
            </w:r>
            <w:r>
              <w:rPr>
                <w:b/>
                <w:sz w:val="20"/>
              </w:rPr>
              <w:br/>
              <w:t>(Content)</w:t>
            </w:r>
          </w:p>
        </w:tc>
        <w:tc>
          <w:tcPr>
            <w:tcW w:w="2160" w:type="dxa"/>
          </w:tcPr>
          <w:p w14:paraId="65C62E3C" w14:textId="77777777" w:rsidR="00CB633D" w:rsidRDefault="00ED647A">
            <w:r>
              <w:rPr>
                <w:sz w:val="20"/>
              </w:rPr>
              <w:t>Nur Freigabe</w:t>
            </w:r>
            <w:r>
              <w:rPr>
                <w:sz w:val="20"/>
              </w:rPr>
              <w:br/>
            </w:r>
            <w:r>
              <w:rPr>
                <w:sz w:val="20"/>
              </w:rPr>
              <w:t>(5 Min./Beitrag)</w:t>
            </w:r>
          </w:p>
        </w:tc>
        <w:tc>
          <w:tcPr>
            <w:tcW w:w="2160" w:type="dxa"/>
          </w:tcPr>
          <w:p w14:paraId="7EE8A157" w14:textId="77777777" w:rsidR="00CB633D" w:rsidRDefault="00ED647A">
            <w:r>
              <w:rPr>
                <w:sz w:val="20"/>
              </w:rPr>
              <w:t>Nur Freigabe</w:t>
            </w:r>
            <w:r>
              <w:rPr>
                <w:sz w:val="20"/>
              </w:rPr>
              <w:br/>
              <w:t>(5 Min./Beitrag)</w:t>
            </w:r>
          </w:p>
        </w:tc>
        <w:tc>
          <w:tcPr>
            <w:tcW w:w="2160" w:type="dxa"/>
          </w:tcPr>
          <w:p w14:paraId="3D8275E0" w14:textId="77777777" w:rsidR="00CB633D" w:rsidRDefault="00ED647A">
            <w:r>
              <w:rPr>
                <w:sz w:val="20"/>
              </w:rPr>
              <w:t>2-4 Std./Woche</w:t>
            </w:r>
            <w:r>
              <w:rPr>
                <w:sz w:val="20"/>
              </w:rPr>
              <w:br/>
              <w:t>(Texte + Bilder)</w:t>
            </w:r>
          </w:p>
        </w:tc>
      </w:tr>
      <w:tr w:rsidR="00CB633D" w14:paraId="58BA0275" w14:textId="77777777">
        <w:trPr>
          <w:jc w:val="center"/>
        </w:trPr>
        <w:tc>
          <w:tcPr>
            <w:tcW w:w="2160" w:type="dxa"/>
          </w:tcPr>
          <w:p w14:paraId="44219CFB" w14:textId="77777777" w:rsidR="00CB633D" w:rsidRDefault="00ED647A">
            <w:r>
              <w:rPr>
                <w:b/>
                <w:sz w:val="20"/>
              </w:rPr>
              <w:t>GESAMT/Monat</w:t>
            </w:r>
            <w:r>
              <w:rPr>
                <w:b/>
                <w:sz w:val="20"/>
              </w:rPr>
              <w:br/>
              <w:t>(laufende Kosten)</w:t>
            </w:r>
          </w:p>
        </w:tc>
        <w:tc>
          <w:tcPr>
            <w:tcW w:w="2160" w:type="dxa"/>
          </w:tcPr>
          <w:p w14:paraId="589031B5" w14:textId="77777777" w:rsidR="00CB633D" w:rsidRDefault="00ED647A">
            <w:r>
              <w:rPr>
                <w:sz w:val="20"/>
              </w:rPr>
              <w:t>ca. 7-20 EUR</w:t>
            </w:r>
          </w:p>
        </w:tc>
        <w:tc>
          <w:tcPr>
            <w:tcW w:w="2160" w:type="dxa"/>
          </w:tcPr>
          <w:p w14:paraId="2ECFD581" w14:textId="77777777" w:rsidR="00CB633D" w:rsidRDefault="00ED647A">
            <w:r>
              <w:rPr>
                <w:sz w:val="20"/>
              </w:rPr>
              <w:t>ca. 22-119 EUR</w:t>
            </w:r>
          </w:p>
        </w:tc>
        <w:tc>
          <w:tcPr>
            <w:tcW w:w="2160" w:type="dxa"/>
          </w:tcPr>
          <w:p w14:paraId="763E8D27" w14:textId="77777777" w:rsidR="00CB633D" w:rsidRDefault="00ED647A">
            <w:r>
              <w:rPr>
                <w:sz w:val="20"/>
              </w:rPr>
              <w:t>ca. 15-99 EUR</w:t>
            </w:r>
            <w:r>
              <w:rPr>
                <w:sz w:val="20"/>
              </w:rPr>
              <w:br/>
              <w:t>+ Zeitaufwand</w:t>
            </w:r>
          </w:p>
        </w:tc>
      </w:tr>
      <w:tr w:rsidR="00CB633D" w14:paraId="29037F3A" w14:textId="77777777">
        <w:trPr>
          <w:jc w:val="center"/>
        </w:trPr>
        <w:tc>
          <w:tcPr>
            <w:tcW w:w="2160" w:type="dxa"/>
          </w:tcPr>
          <w:p w14:paraId="72FD34EB" w14:textId="77777777" w:rsidR="00CB633D" w:rsidRDefault="00ED647A">
            <w:r>
              <w:rPr>
                <w:b/>
                <w:sz w:val="20"/>
              </w:rPr>
              <w:t>GESAMT/Jahr</w:t>
            </w:r>
            <w:r>
              <w:rPr>
                <w:b/>
                <w:sz w:val="20"/>
              </w:rPr>
              <w:br/>
              <w:t>(laufende Kosten)</w:t>
            </w:r>
          </w:p>
        </w:tc>
        <w:tc>
          <w:tcPr>
            <w:tcW w:w="2160" w:type="dxa"/>
          </w:tcPr>
          <w:p w14:paraId="76E40338" w14:textId="77777777" w:rsidR="00CB633D" w:rsidRDefault="00ED647A">
            <w:r>
              <w:rPr>
                <w:sz w:val="20"/>
              </w:rPr>
              <w:t>ca. 84-240 EUR</w:t>
            </w:r>
          </w:p>
        </w:tc>
        <w:tc>
          <w:tcPr>
            <w:tcW w:w="2160" w:type="dxa"/>
          </w:tcPr>
          <w:p w14:paraId="245C7242" w14:textId="77777777" w:rsidR="00CB633D" w:rsidRDefault="00ED647A">
            <w:r>
              <w:rPr>
                <w:sz w:val="20"/>
              </w:rPr>
              <w:t>ca. 264-1.428 EUR</w:t>
            </w:r>
          </w:p>
        </w:tc>
        <w:tc>
          <w:tcPr>
            <w:tcW w:w="2160" w:type="dxa"/>
          </w:tcPr>
          <w:p w14:paraId="09980BA5" w14:textId="77777777" w:rsidR="00CB633D" w:rsidRDefault="00ED647A">
            <w:r>
              <w:rPr>
                <w:sz w:val="20"/>
              </w:rPr>
              <w:t>ca. 180-1.188 EUR</w:t>
            </w:r>
            <w:r>
              <w:rPr>
                <w:sz w:val="20"/>
              </w:rPr>
              <w:br/>
              <w:t>+ Zeitaufwand</w:t>
            </w:r>
          </w:p>
        </w:tc>
      </w:tr>
    </w:tbl>
    <w:p w14:paraId="06349616" w14:textId="77777777" w:rsidR="00CB633D" w:rsidRDefault="00CB633D"/>
    <w:p w14:paraId="2A6E7E72" w14:textId="77777777" w:rsidR="00CB633D" w:rsidRDefault="00ED647A">
      <w:pPr>
        <w:pStyle w:val="berschrift2"/>
      </w:pPr>
      <w:r>
        <w:t>Vergleich mit Matthias Walds Angebot</w:t>
      </w:r>
    </w:p>
    <w:tbl>
      <w:tblPr>
        <w:tblStyle w:val="Tabellenraster"/>
        <w:tblW w:w="0" w:type="auto"/>
        <w:jc w:val="center"/>
        <w:tblLook w:val="04A0" w:firstRow="1" w:lastRow="0" w:firstColumn="1" w:lastColumn="0" w:noHBand="0" w:noVBand="1"/>
      </w:tblPr>
      <w:tblGrid>
        <w:gridCol w:w="2880"/>
        <w:gridCol w:w="2880"/>
        <w:gridCol w:w="2880"/>
      </w:tblGrid>
      <w:tr w:rsidR="00CB633D" w14:paraId="3A34B535" w14:textId="77777777">
        <w:trPr>
          <w:jc w:val="center"/>
        </w:trPr>
        <w:tc>
          <w:tcPr>
            <w:tcW w:w="2880" w:type="dxa"/>
            <w:shd w:val="clear" w:color="auto" w:fill="0A66C2"/>
          </w:tcPr>
          <w:p w14:paraId="6BF59495" w14:textId="77777777" w:rsidR="00CB633D" w:rsidRDefault="00CB633D"/>
        </w:tc>
        <w:tc>
          <w:tcPr>
            <w:tcW w:w="2880" w:type="dxa"/>
            <w:shd w:val="clear" w:color="auto" w:fill="0A66C2"/>
          </w:tcPr>
          <w:p w14:paraId="475208AC" w14:textId="77777777" w:rsidR="00CB633D" w:rsidRDefault="00ED647A">
            <w:r>
              <w:rPr>
                <w:b/>
                <w:color w:val="FFFFFF"/>
                <w:sz w:val="20"/>
              </w:rPr>
              <w:t>Unser Option A</w:t>
            </w:r>
          </w:p>
        </w:tc>
        <w:tc>
          <w:tcPr>
            <w:tcW w:w="2880" w:type="dxa"/>
            <w:shd w:val="clear" w:color="auto" w:fill="0A66C2"/>
          </w:tcPr>
          <w:p w14:paraId="312381BB" w14:textId="77777777" w:rsidR="00CB633D" w:rsidRDefault="00ED647A">
            <w:r>
              <w:rPr>
                <w:b/>
                <w:color w:val="FFFFFF"/>
                <w:sz w:val="20"/>
              </w:rPr>
              <w:t>Matthias Wald</w:t>
            </w:r>
            <w:r>
              <w:rPr>
                <w:b/>
                <w:color w:val="FFFFFF"/>
                <w:sz w:val="20"/>
              </w:rPr>
              <w:br/>
              <w:t>(geschätzt)</w:t>
            </w:r>
          </w:p>
        </w:tc>
      </w:tr>
      <w:tr w:rsidR="00CB633D" w14:paraId="4BA11E14" w14:textId="77777777">
        <w:trPr>
          <w:jc w:val="center"/>
        </w:trPr>
        <w:tc>
          <w:tcPr>
            <w:tcW w:w="2880" w:type="dxa"/>
          </w:tcPr>
          <w:p w14:paraId="131876AB" w14:textId="77777777" w:rsidR="00CB633D" w:rsidRDefault="00ED647A">
            <w:r>
              <w:rPr>
                <w:b/>
                <w:sz w:val="20"/>
              </w:rPr>
              <w:t>Preis</w:t>
            </w:r>
          </w:p>
        </w:tc>
        <w:tc>
          <w:tcPr>
            <w:tcW w:w="2880" w:type="dxa"/>
          </w:tcPr>
          <w:p w14:paraId="2C8D2B61" w14:textId="77777777" w:rsidR="00CB633D" w:rsidRPr="006C67AA" w:rsidRDefault="00ED647A">
            <w:pPr>
              <w:rPr>
                <w:lang w:val="de-DE"/>
              </w:rPr>
            </w:pPr>
            <w:r w:rsidRPr="006C67AA">
              <w:rPr>
                <w:sz w:val="20"/>
                <w:lang w:val="de-DE"/>
              </w:rPr>
              <w:t>ca. 7-20 EUR/Monat</w:t>
            </w:r>
            <w:r w:rsidRPr="006C67AA">
              <w:rPr>
                <w:sz w:val="20"/>
                <w:lang w:val="de-DE"/>
              </w:rPr>
              <w:br/>
              <w:t>(84-240 EUR/Jahr)</w:t>
            </w:r>
          </w:p>
        </w:tc>
        <w:tc>
          <w:tcPr>
            <w:tcW w:w="2880" w:type="dxa"/>
          </w:tcPr>
          <w:p w14:paraId="3EC5F6FD" w14:textId="77777777" w:rsidR="00CB633D" w:rsidRDefault="00ED647A">
            <w:r>
              <w:rPr>
                <w:sz w:val="20"/>
              </w:rPr>
              <w:t>Einmalzahlung</w:t>
            </w:r>
            <w:r>
              <w:rPr>
                <w:sz w:val="20"/>
              </w:rPr>
              <w:br/>
              <w:t>500-2.000 EUR</w:t>
            </w:r>
            <w:r>
              <w:rPr>
                <w:sz w:val="20"/>
              </w:rPr>
              <w:br/>
              <w:t>(geschätzt)</w:t>
            </w:r>
          </w:p>
        </w:tc>
      </w:tr>
      <w:tr w:rsidR="00CB633D" w14:paraId="06ABE35F" w14:textId="77777777">
        <w:trPr>
          <w:jc w:val="center"/>
        </w:trPr>
        <w:tc>
          <w:tcPr>
            <w:tcW w:w="2880" w:type="dxa"/>
          </w:tcPr>
          <w:p w14:paraId="7F0BBAC1" w14:textId="77777777" w:rsidR="00CB633D" w:rsidRDefault="00ED647A">
            <w:r>
              <w:rPr>
                <w:b/>
                <w:sz w:val="20"/>
              </w:rPr>
              <w:t>KI-Recherche +</w:t>
            </w:r>
            <w:r>
              <w:rPr>
                <w:b/>
                <w:sz w:val="20"/>
              </w:rPr>
              <w:br/>
              <w:t>Quellenangaben</w:t>
            </w:r>
          </w:p>
        </w:tc>
        <w:tc>
          <w:tcPr>
            <w:tcW w:w="2880" w:type="dxa"/>
          </w:tcPr>
          <w:p w14:paraId="000887FC" w14:textId="77777777" w:rsidR="00CB633D" w:rsidRDefault="00ED647A">
            <w:r>
              <w:rPr>
                <w:sz w:val="20"/>
              </w:rPr>
              <w:t>Ja</w:t>
            </w:r>
          </w:p>
        </w:tc>
        <w:tc>
          <w:tcPr>
            <w:tcW w:w="2880" w:type="dxa"/>
          </w:tcPr>
          <w:p w14:paraId="62558A6A" w14:textId="77777777" w:rsidR="00CB633D" w:rsidRDefault="00ED647A">
            <w:r>
              <w:rPr>
                <w:sz w:val="20"/>
              </w:rPr>
              <w:t>Nein</w:t>
            </w:r>
          </w:p>
        </w:tc>
      </w:tr>
      <w:tr w:rsidR="00CB633D" w14:paraId="1D140710" w14:textId="77777777">
        <w:trPr>
          <w:jc w:val="center"/>
        </w:trPr>
        <w:tc>
          <w:tcPr>
            <w:tcW w:w="2880" w:type="dxa"/>
          </w:tcPr>
          <w:p w14:paraId="0B3E72FB" w14:textId="77777777" w:rsidR="00CB633D" w:rsidRDefault="00ED647A">
            <w:r>
              <w:rPr>
                <w:b/>
                <w:sz w:val="20"/>
              </w:rPr>
              <w:t>Automatische</w:t>
            </w:r>
            <w:r>
              <w:rPr>
                <w:b/>
                <w:sz w:val="20"/>
              </w:rPr>
              <w:br/>
              <w:t>Bildgenerierung</w:t>
            </w:r>
          </w:p>
        </w:tc>
        <w:tc>
          <w:tcPr>
            <w:tcW w:w="2880" w:type="dxa"/>
          </w:tcPr>
          <w:p w14:paraId="75CDB4E3" w14:textId="77777777" w:rsidR="00CB633D" w:rsidRDefault="00ED647A">
            <w:r>
              <w:rPr>
                <w:sz w:val="20"/>
              </w:rPr>
              <w:t>Ja</w:t>
            </w:r>
          </w:p>
        </w:tc>
        <w:tc>
          <w:tcPr>
            <w:tcW w:w="2880" w:type="dxa"/>
          </w:tcPr>
          <w:p w14:paraId="6FA16106" w14:textId="77777777" w:rsidR="00CB633D" w:rsidRDefault="00ED647A">
            <w:r>
              <w:rPr>
                <w:sz w:val="20"/>
              </w:rPr>
              <w:t>Nein</w:t>
            </w:r>
          </w:p>
        </w:tc>
      </w:tr>
      <w:tr w:rsidR="00CB633D" w14:paraId="7F0FEE6D" w14:textId="77777777">
        <w:trPr>
          <w:jc w:val="center"/>
        </w:trPr>
        <w:tc>
          <w:tcPr>
            <w:tcW w:w="2880" w:type="dxa"/>
          </w:tcPr>
          <w:p w14:paraId="245FA93C" w14:textId="77777777" w:rsidR="00CB633D" w:rsidRDefault="00ED647A">
            <w:r>
              <w:rPr>
                <w:b/>
                <w:sz w:val="20"/>
              </w:rPr>
              <w:t>Sperr-Risiko</w:t>
            </w:r>
          </w:p>
        </w:tc>
        <w:tc>
          <w:tcPr>
            <w:tcW w:w="2880" w:type="dxa"/>
          </w:tcPr>
          <w:p w14:paraId="04EC3406" w14:textId="77777777" w:rsidR="00CB633D" w:rsidRDefault="00ED647A">
            <w:r>
              <w:rPr>
                <w:sz w:val="20"/>
              </w:rPr>
              <w:t>Keins</w:t>
            </w:r>
          </w:p>
        </w:tc>
        <w:tc>
          <w:tcPr>
            <w:tcW w:w="2880" w:type="dxa"/>
          </w:tcPr>
          <w:p w14:paraId="749479C2" w14:textId="77777777" w:rsidR="00CB633D" w:rsidRDefault="00ED647A">
            <w:r>
              <w:rPr>
                <w:sz w:val="20"/>
              </w:rPr>
              <w:t>Vorhanden</w:t>
            </w:r>
            <w:r>
              <w:rPr>
                <w:sz w:val="20"/>
              </w:rPr>
              <w:br/>
              <w:t>(Browser-Automatisierung)</w:t>
            </w:r>
          </w:p>
        </w:tc>
      </w:tr>
      <w:tr w:rsidR="00CB633D" w14:paraId="27651CB3" w14:textId="77777777">
        <w:trPr>
          <w:jc w:val="center"/>
        </w:trPr>
        <w:tc>
          <w:tcPr>
            <w:tcW w:w="2880" w:type="dxa"/>
          </w:tcPr>
          <w:p w14:paraId="213ABB9E" w14:textId="77777777" w:rsidR="00CB633D" w:rsidRDefault="00ED647A">
            <w:r>
              <w:rPr>
                <w:b/>
                <w:sz w:val="20"/>
              </w:rPr>
              <w:t>DSGVO-konform</w:t>
            </w:r>
          </w:p>
        </w:tc>
        <w:tc>
          <w:tcPr>
            <w:tcW w:w="2880" w:type="dxa"/>
          </w:tcPr>
          <w:p w14:paraId="653C6527" w14:textId="77777777" w:rsidR="00CB633D" w:rsidRDefault="00ED647A">
            <w:r>
              <w:rPr>
                <w:sz w:val="20"/>
              </w:rPr>
              <w:t>Ja</w:t>
            </w:r>
          </w:p>
        </w:tc>
        <w:tc>
          <w:tcPr>
            <w:tcW w:w="2880" w:type="dxa"/>
          </w:tcPr>
          <w:p w14:paraId="59017151" w14:textId="77777777" w:rsidR="00CB633D" w:rsidRDefault="00ED647A">
            <w:r>
              <w:rPr>
                <w:sz w:val="20"/>
              </w:rPr>
              <w:t>Grauzone</w:t>
            </w:r>
          </w:p>
        </w:tc>
      </w:tr>
      <w:tr w:rsidR="00CB633D" w14:paraId="1A04E0DC" w14:textId="77777777">
        <w:trPr>
          <w:jc w:val="center"/>
        </w:trPr>
        <w:tc>
          <w:tcPr>
            <w:tcW w:w="2880" w:type="dxa"/>
          </w:tcPr>
          <w:p w14:paraId="6D0AC48F" w14:textId="77777777" w:rsidR="00CB633D" w:rsidRDefault="00ED647A">
            <w:r>
              <w:rPr>
                <w:b/>
                <w:sz w:val="20"/>
              </w:rPr>
              <w:t>Auto-DMs +</w:t>
            </w:r>
            <w:r>
              <w:rPr>
                <w:b/>
                <w:sz w:val="20"/>
              </w:rPr>
              <w:br/>
              <w:t>Vernetzung</w:t>
            </w:r>
          </w:p>
        </w:tc>
        <w:tc>
          <w:tcPr>
            <w:tcW w:w="2880" w:type="dxa"/>
          </w:tcPr>
          <w:p w14:paraId="5123915E" w14:textId="77777777" w:rsidR="00CB633D" w:rsidRDefault="00ED647A">
            <w:r>
              <w:rPr>
                <w:sz w:val="20"/>
              </w:rPr>
              <w:t>Nein</w:t>
            </w:r>
          </w:p>
        </w:tc>
        <w:tc>
          <w:tcPr>
            <w:tcW w:w="2880" w:type="dxa"/>
          </w:tcPr>
          <w:p w14:paraId="5C8CA0E2" w14:textId="77777777" w:rsidR="00CB633D" w:rsidRDefault="00ED647A">
            <w:r>
              <w:rPr>
                <w:sz w:val="20"/>
              </w:rPr>
              <w:t>Ja</w:t>
            </w:r>
          </w:p>
        </w:tc>
      </w:tr>
      <w:tr w:rsidR="00CB633D" w14:paraId="748EAE6F" w14:textId="77777777">
        <w:trPr>
          <w:jc w:val="center"/>
        </w:trPr>
        <w:tc>
          <w:tcPr>
            <w:tcW w:w="2880" w:type="dxa"/>
          </w:tcPr>
          <w:p w14:paraId="48331AD5" w14:textId="77777777" w:rsidR="00CB633D" w:rsidRDefault="00ED647A">
            <w:r>
              <w:rPr>
                <w:b/>
                <w:sz w:val="20"/>
              </w:rPr>
              <w:t>Dashboard +</w:t>
            </w:r>
            <w:r>
              <w:rPr>
                <w:b/>
                <w:sz w:val="20"/>
              </w:rPr>
              <w:br/>
              <w:t>Freigabe</w:t>
            </w:r>
          </w:p>
        </w:tc>
        <w:tc>
          <w:tcPr>
            <w:tcW w:w="2880" w:type="dxa"/>
          </w:tcPr>
          <w:p w14:paraId="6B993F15" w14:textId="77777777" w:rsidR="00CB633D" w:rsidRDefault="00ED647A">
            <w:r>
              <w:rPr>
                <w:sz w:val="20"/>
              </w:rPr>
              <w:t>Ja</w:t>
            </w:r>
          </w:p>
        </w:tc>
        <w:tc>
          <w:tcPr>
            <w:tcW w:w="2880" w:type="dxa"/>
          </w:tcPr>
          <w:p w14:paraId="7116036F" w14:textId="77777777" w:rsidR="00CB633D" w:rsidRDefault="00ED647A">
            <w:r>
              <w:rPr>
                <w:sz w:val="20"/>
              </w:rPr>
              <w:t>Nein</w:t>
            </w:r>
          </w:p>
        </w:tc>
      </w:tr>
      <w:tr w:rsidR="00CB633D" w14:paraId="6E754E64" w14:textId="77777777">
        <w:trPr>
          <w:jc w:val="center"/>
        </w:trPr>
        <w:tc>
          <w:tcPr>
            <w:tcW w:w="2880" w:type="dxa"/>
          </w:tcPr>
          <w:p w14:paraId="20C6D4EF" w14:textId="77777777" w:rsidR="00CB633D" w:rsidRDefault="00ED647A">
            <w:r>
              <w:rPr>
                <w:b/>
                <w:sz w:val="20"/>
              </w:rPr>
              <w:t>Code-Eigentum</w:t>
            </w:r>
          </w:p>
        </w:tc>
        <w:tc>
          <w:tcPr>
            <w:tcW w:w="2880" w:type="dxa"/>
          </w:tcPr>
          <w:p w14:paraId="06E38B00" w14:textId="77777777" w:rsidR="00CB633D" w:rsidRPr="006C67AA" w:rsidRDefault="00ED647A">
            <w:pPr>
              <w:rPr>
                <w:lang w:val="de-DE"/>
              </w:rPr>
            </w:pPr>
            <w:r w:rsidRPr="006C67AA">
              <w:rPr>
                <w:sz w:val="20"/>
                <w:lang w:val="de-DE"/>
              </w:rPr>
              <w:t>Ja — wir besitzen</w:t>
            </w:r>
            <w:r w:rsidRPr="006C67AA">
              <w:rPr>
                <w:sz w:val="20"/>
                <w:lang w:val="de-DE"/>
              </w:rPr>
              <w:br/>
              <w:t>den gesamten Code</w:t>
            </w:r>
          </w:p>
        </w:tc>
        <w:tc>
          <w:tcPr>
            <w:tcW w:w="2880" w:type="dxa"/>
          </w:tcPr>
          <w:p w14:paraId="62583EFD" w14:textId="77777777" w:rsidR="00CB633D" w:rsidRDefault="00ED647A">
            <w:r>
              <w:rPr>
                <w:sz w:val="20"/>
              </w:rPr>
              <w:t>Nein — Abhängigkeit</w:t>
            </w:r>
            <w:r>
              <w:rPr>
                <w:sz w:val="20"/>
              </w:rPr>
              <w:br/>
              <w:t>vom Anbieter</w:t>
            </w:r>
          </w:p>
        </w:tc>
      </w:tr>
      <w:tr w:rsidR="00CB633D" w:rsidRPr="00775F45" w14:paraId="31B5ED54" w14:textId="77777777">
        <w:trPr>
          <w:jc w:val="center"/>
        </w:trPr>
        <w:tc>
          <w:tcPr>
            <w:tcW w:w="2880" w:type="dxa"/>
          </w:tcPr>
          <w:p w14:paraId="254D5468" w14:textId="77777777" w:rsidR="00CB633D" w:rsidRDefault="00ED647A">
            <w:r>
              <w:rPr>
                <w:b/>
                <w:sz w:val="20"/>
              </w:rPr>
              <w:t>Update-Sicherheit</w:t>
            </w:r>
          </w:p>
        </w:tc>
        <w:tc>
          <w:tcPr>
            <w:tcW w:w="2880" w:type="dxa"/>
          </w:tcPr>
          <w:p w14:paraId="22ABD9D9" w14:textId="77777777" w:rsidR="00CB633D" w:rsidRDefault="00ED647A">
            <w:r>
              <w:rPr>
                <w:sz w:val="20"/>
              </w:rPr>
              <w:t>Wir updaten selbst</w:t>
            </w:r>
          </w:p>
        </w:tc>
        <w:tc>
          <w:tcPr>
            <w:tcW w:w="2880" w:type="dxa"/>
          </w:tcPr>
          <w:p w14:paraId="35D118EC" w14:textId="77777777" w:rsidR="00CB633D" w:rsidRPr="006C67AA" w:rsidRDefault="00ED647A">
            <w:pPr>
              <w:rPr>
                <w:lang w:val="de-DE"/>
              </w:rPr>
            </w:pPr>
            <w:r w:rsidRPr="006C67AA">
              <w:rPr>
                <w:sz w:val="20"/>
                <w:lang w:val="de-DE"/>
              </w:rPr>
              <w:t>Abhängig davon, ob</w:t>
            </w:r>
            <w:r w:rsidRPr="006C67AA">
              <w:rPr>
                <w:sz w:val="20"/>
                <w:lang w:val="de-DE"/>
              </w:rPr>
              <w:br/>
              <w:t>Anbieter weiterhin</w:t>
            </w:r>
            <w:r w:rsidRPr="006C67AA">
              <w:rPr>
                <w:sz w:val="20"/>
                <w:lang w:val="de-DE"/>
              </w:rPr>
              <w:br/>
              <w:t>updatet</w:t>
            </w:r>
          </w:p>
        </w:tc>
      </w:tr>
    </w:tbl>
    <w:p w14:paraId="2B5E6FF5" w14:textId="77777777" w:rsidR="00CB633D" w:rsidRPr="006C67AA" w:rsidRDefault="00CB633D">
      <w:pPr>
        <w:rPr>
          <w:lang w:val="de-DE"/>
        </w:rPr>
      </w:pPr>
    </w:p>
    <w:p w14:paraId="60F9C592" w14:textId="77777777" w:rsidR="00CB633D" w:rsidRPr="006C67AA" w:rsidRDefault="00ED647A">
      <w:pPr>
        <w:rPr>
          <w:lang w:val="de-DE"/>
        </w:rPr>
      </w:pPr>
      <w:r w:rsidRPr="006C67AA">
        <w:rPr>
          <w:lang w:val="de-DE"/>
        </w:rPr>
        <w:lastRenderedPageBreak/>
        <w:br w:type="page"/>
      </w:r>
    </w:p>
    <w:p w14:paraId="691D5B63" w14:textId="77777777" w:rsidR="00CB633D" w:rsidRPr="006C67AA" w:rsidRDefault="00ED647A">
      <w:pPr>
        <w:pStyle w:val="berschrift1"/>
        <w:rPr>
          <w:lang w:val="de-DE"/>
        </w:rPr>
      </w:pPr>
      <w:r w:rsidRPr="006C67AA">
        <w:rPr>
          <w:lang w:val="de-DE"/>
        </w:rPr>
        <w:lastRenderedPageBreak/>
        <w:t>12. Unsere Empfehlung</w:t>
      </w:r>
    </w:p>
    <w:p w14:paraId="2647CDA4" w14:textId="77777777" w:rsidR="00CB633D" w:rsidRPr="006C67AA" w:rsidRDefault="00CB633D">
      <w:pPr>
        <w:pBdr>
          <w:bottom w:val="single" w:sz="6" w:space="1" w:color="0A66C2"/>
        </w:pBdr>
        <w:rPr>
          <w:lang w:val="de-DE"/>
        </w:rPr>
      </w:pPr>
    </w:p>
    <w:p w14:paraId="2BA8DCE7" w14:textId="77777777" w:rsidR="00CB633D" w:rsidRPr="006C67AA" w:rsidRDefault="00ED647A">
      <w:pPr>
        <w:rPr>
          <w:lang w:val="de-DE"/>
        </w:rPr>
      </w:pPr>
      <w:r w:rsidRPr="006C67AA">
        <w:rPr>
          <w:lang w:val="de-DE"/>
        </w:rPr>
        <w:t>Waleri, nach gründlicher Analyse aller Optionen, Risiken und Kosten ist hier unsere ehrliche Empfehlung:</w:t>
      </w:r>
    </w:p>
    <w:p w14:paraId="082F58F9" w14:textId="77777777" w:rsidR="00CB633D" w:rsidRPr="006C67AA" w:rsidRDefault="00ED647A">
      <w:pPr>
        <w:pStyle w:val="berschrift2"/>
        <w:rPr>
          <w:lang w:val="de-DE"/>
        </w:rPr>
      </w:pPr>
      <w:r w:rsidRPr="006C67AA">
        <w:rPr>
          <w:lang w:val="de-DE"/>
        </w:rPr>
        <w:t>Empfehlung: Mit Option A starten</w:t>
      </w:r>
    </w:p>
    <w:p w14:paraId="1B74EDC6" w14:textId="77777777" w:rsidR="00CB633D" w:rsidRPr="006C67AA" w:rsidRDefault="00ED647A">
      <w:pPr>
        <w:rPr>
          <w:lang w:val="de-DE"/>
        </w:rPr>
      </w:pPr>
      <w:r w:rsidRPr="006C67AA">
        <w:rPr>
          <w:lang w:val="de-DE"/>
        </w:rPr>
        <w:t>Warum Option A?</w:t>
      </w:r>
    </w:p>
    <w:p w14:paraId="6FD289F0" w14:textId="77777777" w:rsidR="00CB633D" w:rsidRPr="006C67AA" w:rsidRDefault="00ED647A">
      <w:pPr>
        <w:pStyle w:val="Aufzhlungszeichen"/>
        <w:rPr>
          <w:lang w:val="de-DE"/>
        </w:rPr>
      </w:pPr>
      <w:r w:rsidRPr="006C67AA">
        <w:rPr>
          <w:lang w:val="de-DE"/>
        </w:rPr>
        <w:t>Es deckt die Kernziele ab: regelmäßige, hochwertige Beiträge mit echten Daten und Quellenangaben — automatisch recherchiert, geschrieben und veröffentlicht.</w:t>
      </w:r>
    </w:p>
    <w:p w14:paraId="7B02A130" w14:textId="77777777" w:rsidR="00CB633D" w:rsidRDefault="00ED647A">
      <w:pPr>
        <w:pStyle w:val="Aufzhlungszeichen"/>
      </w:pPr>
      <w:r w:rsidRPr="006C67AA">
        <w:rPr>
          <w:lang w:val="de-DE"/>
        </w:rPr>
        <w:t xml:space="preserve">Kein Sperr-Risiko: Alles läuft über die offizielle LinkedIn-API. </w:t>
      </w:r>
      <w:r>
        <w:t>Der LinkedIn-Account ist zu keinem Zeitpunkt gefährdet.</w:t>
      </w:r>
    </w:p>
    <w:p w14:paraId="2EEEA8F2" w14:textId="77777777" w:rsidR="00CB633D" w:rsidRPr="006C67AA" w:rsidRDefault="00ED647A">
      <w:pPr>
        <w:pStyle w:val="Aufzhlungszeichen"/>
        <w:rPr>
          <w:lang w:val="de-DE"/>
        </w:rPr>
      </w:pPr>
      <w:r w:rsidRPr="006C67AA">
        <w:rPr>
          <w:lang w:val="de-DE"/>
        </w:rPr>
        <w:t>Volle DSGVO-Konformität: Keine automatischen Nachrichten an Fremde, keine Verarbeitung personenbezogener Daten ohne Grundlage.</w:t>
      </w:r>
    </w:p>
    <w:p w14:paraId="14D42528" w14:textId="77777777" w:rsidR="00CB633D" w:rsidRPr="006C67AA" w:rsidRDefault="00ED647A">
      <w:pPr>
        <w:pStyle w:val="Aufzhlungszeichen"/>
        <w:rPr>
          <w:lang w:val="de-DE"/>
        </w:rPr>
      </w:pPr>
      <w:r w:rsidRPr="006C67AA">
        <w:rPr>
          <w:lang w:val="de-DE"/>
        </w:rPr>
        <w:t>Minimale laufende Kosten: ca. 7-20 EUR/Monat (KI-API + Hosting).</w:t>
      </w:r>
    </w:p>
    <w:p w14:paraId="29A22FD2" w14:textId="77777777" w:rsidR="00CB633D" w:rsidRPr="006C67AA" w:rsidRDefault="00ED647A">
      <w:pPr>
        <w:pStyle w:val="Aufzhlungszeichen"/>
        <w:rPr>
          <w:lang w:val="de-DE"/>
        </w:rPr>
      </w:pPr>
      <w:r w:rsidRPr="006C67AA">
        <w:rPr>
          <w:lang w:val="de-DE"/>
        </w:rPr>
        <w:t>Volle Kontrolle: Wir besitzen den Code, können jederzeit ändern und erweitern.</w:t>
      </w:r>
    </w:p>
    <w:p w14:paraId="4E115F48" w14:textId="77777777" w:rsidR="00CB633D" w:rsidRDefault="00ED647A">
      <w:pPr>
        <w:pStyle w:val="Aufzhlungszeichen"/>
      </w:pPr>
      <w:r w:rsidRPr="006C67AA">
        <w:rPr>
          <w:lang w:val="de-DE"/>
        </w:rPr>
        <w:t xml:space="preserve">Der echte Mehrwert liegt im Inhalt: Kein Drittanbieter-Tool erstellt automatisch recherchierte, quellenbasierte Beiträge zum deutschen Arbeitsmarkt. </w:t>
      </w:r>
      <w:r>
        <w:t>DAS ist das Alleinstellungsmerkmal — nicht die DM-Automatisierung.</w:t>
      </w:r>
    </w:p>
    <w:p w14:paraId="0B813EC0" w14:textId="77777777" w:rsidR="00CB633D" w:rsidRPr="006C67AA" w:rsidRDefault="00ED647A">
      <w:pPr>
        <w:pStyle w:val="berschrift2"/>
        <w:rPr>
          <w:lang w:val="de-DE"/>
        </w:rPr>
      </w:pPr>
      <w:r w:rsidRPr="006C67AA">
        <w:rPr>
          <w:lang w:val="de-DE"/>
        </w:rPr>
        <w:t>Späterer Ausbau zu Option B (wenn gewünscht)</w:t>
      </w:r>
    </w:p>
    <w:p w14:paraId="78510D4F" w14:textId="77777777" w:rsidR="00CB633D" w:rsidRPr="006C67AA" w:rsidRDefault="00ED647A">
      <w:pPr>
        <w:rPr>
          <w:lang w:val="de-DE"/>
        </w:rPr>
      </w:pPr>
      <w:r w:rsidRPr="006C67AA">
        <w:rPr>
          <w:lang w:val="de-DE"/>
        </w:rPr>
        <w:t>Option A kann jederzeit um ein Drittanbieter-Tool ergänzt werden (→ Option B), wenn sich zeigt, dass automatische DMs und Vernetzungsanfragen einen deutlichen Mehrwert bringen. Das ist eine Entscheidung, die nach den ersten Wochen Betrieb mit echten Daten getroffen werden kann.</w:t>
      </w:r>
    </w:p>
    <w:p w14:paraId="58788D6E" w14:textId="77777777" w:rsidR="00CB633D" w:rsidRPr="006C67AA" w:rsidRDefault="00ED647A">
      <w:pPr>
        <w:pStyle w:val="berschrift2"/>
        <w:rPr>
          <w:lang w:val="de-DE"/>
        </w:rPr>
      </w:pPr>
      <w:r w:rsidRPr="006C67AA">
        <w:rPr>
          <w:lang w:val="de-DE"/>
        </w:rPr>
        <w:t>Warum nicht direkt Option B oder C?</w:t>
      </w:r>
    </w:p>
    <w:p w14:paraId="23D68702" w14:textId="77777777" w:rsidR="00CB633D" w:rsidRPr="006C67AA" w:rsidRDefault="00ED647A">
      <w:pPr>
        <w:pStyle w:val="Aufzhlungszeichen"/>
        <w:rPr>
          <w:lang w:val="de-DE"/>
        </w:rPr>
      </w:pPr>
      <w:r w:rsidRPr="006C67AA">
        <w:rPr>
          <w:lang w:val="de-DE"/>
        </w:rPr>
        <w:t>Option B: Funktioniert, bringt aber sofort Sperr-Risiko und DSGVO-Grauzone mit sich. Außerdem fallen monatliche Kosten für das Drittanbieter-Tool an. Besser als Erweiterung nach dem Start, wenn der Bedarf klar ist.</w:t>
      </w:r>
    </w:p>
    <w:p w14:paraId="78062D97" w14:textId="77777777" w:rsidR="00CB633D" w:rsidRDefault="00ED647A">
      <w:pPr>
        <w:pStyle w:val="Aufzhlungszeichen"/>
      </w:pPr>
      <w:r w:rsidRPr="006C67AA">
        <w:rPr>
          <w:lang w:val="de-DE"/>
        </w:rPr>
        <w:t xml:space="preserve">Option C: Kein eigenes System, keine KI-Recherche, keine automatischen Quellenangaben, manuelle Arbeit für jeden Beitrag. </w:t>
      </w:r>
      <w:r>
        <w:t>Mehr Risiko, höhere Kosten, weniger Qualität.</w:t>
      </w:r>
    </w:p>
    <w:p w14:paraId="20100034" w14:textId="77777777" w:rsidR="00CB633D" w:rsidRDefault="00ED647A">
      <w:r>
        <w:br w:type="page"/>
      </w:r>
    </w:p>
    <w:p w14:paraId="20E49898" w14:textId="77777777" w:rsidR="00CB633D" w:rsidRDefault="00ED647A">
      <w:pPr>
        <w:pStyle w:val="berschrift1"/>
      </w:pPr>
      <w:r>
        <w:lastRenderedPageBreak/>
        <w:t>13. Nächste Schritte &amp; Entscheidung</w:t>
      </w:r>
    </w:p>
    <w:p w14:paraId="7CBEC08E" w14:textId="77777777" w:rsidR="00CB633D" w:rsidRDefault="00CB633D">
      <w:pPr>
        <w:pBdr>
          <w:bottom w:val="single" w:sz="6" w:space="1" w:color="0A66C2"/>
        </w:pBdr>
      </w:pPr>
    </w:p>
    <w:p w14:paraId="3CEDF069" w14:textId="77777777" w:rsidR="00CB633D" w:rsidRDefault="00ED647A">
      <w:pPr>
        <w:pStyle w:val="berschrift2"/>
      </w:pPr>
      <w:r>
        <w:t>Machbarkeitsübersicht</w:t>
      </w:r>
    </w:p>
    <w:tbl>
      <w:tblPr>
        <w:tblStyle w:val="Tabellenraster"/>
        <w:tblW w:w="0" w:type="auto"/>
        <w:jc w:val="center"/>
        <w:tblLook w:val="04A0" w:firstRow="1" w:lastRow="0" w:firstColumn="1" w:lastColumn="0" w:noHBand="0" w:noVBand="1"/>
      </w:tblPr>
      <w:tblGrid>
        <w:gridCol w:w="2160"/>
        <w:gridCol w:w="2160"/>
        <w:gridCol w:w="2160"/>
        <w:gridCol w:w="2160"/>
      </w:tblGrid>
      <w:tr w:rsidR="00CB633D" w14:paraId="72BCCF92" w14:textId="77777777">
        <w:trPr>
          <w:jc w:val="center"/>
        </w:trPr>
        <w:tc>
          <w:tcPr>
            <w:tcW w:w="2160" w:type="dxa"/>
            <w:shd w:val="clear" w:color="auto" w:fill="0A66C2"/>
          </w:tcPr>
          <w:p w14:paraId="0F2CCA7C" w14:textId="77777777" w:rsidR="00CB633D" w:rsidRDefault="00ED647A">
            <w:r>
              <w:rPr>
                <w:b/>
                <w:color w:val="FFFFFF"/>
                <w:sz w:val="20"/>
              </w:rPr>
              <w:t>Komponente</w:t>
            </w:r>
          </w:p>
        </w:tc>
        <w:tc>
          <w:tcPr>
            <w:tcW w:w="2160" w:type="dxa"/>
            <w:shd w:val="clear" w:color="auto" w:fill="0A66C2"/>
          </w:tcPr>
          <w:p w14:paraId="44609E76" w14:textId="77777777" w:rsidR="00CB633D" w:rsidRDefault="00ED647A">
            <w:r>
              <w:rPr>
                <w:b/>
                <w:color w:val="FFFFFF"/>
                <w:sz w:val="20"/>
              </w:rPr>
              <w:t>Machbar?</w:t>
            </w:r>
          </w:p>
        </w:tc>
        <w:tc>
          <w:tcPr>
            <w:tcW w:w="2160" w:type="dxa"/>
            <w:shd w:val="clear" w:color="auto" w:fill="0A66C2"/>
          </w:tcPr>
          <w:p w14:paraId="49ABDD2C" w14:textId="77777777" w:rsidR="00CB633D" w:rsidRDefault="00ED647A">
            <w:r>
              <w:rPr>
                <w:b/>
                <w:color w:val="FFFFFF"/>
                <w:sz w:val="20"/>
              </w:rPr>
              <w:t>Risiko</w:t>
            </w:r>
          </w:p>
        </w:tc>
        <w:tc>
          <w:tcPr>
            <w:tcW w:w="2160" w:type="dxa"/>
            <w:shd w:val="clear" w:color="auto" w:fill="0A66C2"/>
          </w:tcPr>
          <w:p w14:paraId="6150C5B0" w14:textId="77777777" w:rsidR="00CB633D" w:rsidRDefault="00ED647A">
            <w:r>
              <w:rPr>
                <w:b/>
                <w:color w:val="FFFFFF"/>
                <w:sz w:val="20"/>
              </w:rPr>
              <w:t>Methode</w:t>
            </w:r>
          </w:p>
        </w:tc>
      </w:tr>
      <w:tr w:rsidR="00CB633D" w14:paraId="35792DA7" w14:textId="77777777">
        <w:trPr>
          <w:jc w:val="center"/>
        </w:trPr>
        <w:tc>
          <w:tcPr>
            <w:tcW w:w="2160" w:type="dxa"/>
          </w:tcPr>
          <w:p w14:paraId="5073FDB0" w14:textId="77777777" w:rsidR="00CB633D" w:rsidRDefault="00ED647A">
            <w:r>
              <w:rPr>
                <w:b/>
                <w:sz w:val="20"/>
              </w:rPr>
              <w:t>KI-Texterstellung</w:t>
            </w:r>
          </w:p>
        </w:tc>
        <w:tc>
          <w:tcPr>
            <w:tcW w:w="2160" w:type="dxa"/>
          </w:tcPr>
          <w:p w14:paraId="0CD82747" w14:textId="77777777" w:rsidR="00CB633D" w:rsidRDefault="00ED647A">
            <w:r>
              <w:rPr>
                <w:sz w:val="20"/>
              </w:rPr>
              <w:t>Ja (100%)</w:t>
            </w:r>
          </w:p>
        </w:tc>
        <w:tc>
          <w:tcPr>
            <w:tcW w:w="2160" w:type="dxa"/>
          </w:tcPr>
          <w:p w14:paraId="5B677634" w14:textId="77777777" w:rsidR="00CB633D" w:rsidRDefault="00ED647A">
            <w:r>
              <w:rPr>
                <w:sz w:val="20"/>
              </w:rPr>
              <w:t>Keins</w:t>
            </w:r>
          </w:p>
        </w:tc>
        <w:tc>
          <w:tcPr>
            <w:tcW w:w="2160" w:type="dxa"/>
          </w:tcPr>
          <w:p w14:paraId="2B2E9790" w14:textId="76EAB9CC" w:rsidR="00CB633D" w:rsidRDefault="00ED647A">
            <w:r>
              <w:rPr>
                <w:sz w:val="20"/>
              </w:rPr>
              <w:t xml:space="preserve">Gemini </w:t>
            </w:r>
            <w:del w:id="44" w:author="Waleri Moretz" w:date="2026-03-18T22:45:00Z" w16du:dateUtc="2026-03-18T21:45:00Z">
              <w:r w:rsidDel="0074541E">
                <w:rPr>
                  <w:sz w:val="20"/>
                </w:rPr>
                <w:delText>2.5</w:delText>
              </w:r>
            </w:del>
            <w:ins w:id="45" w:author="Waleri Moretz" w:date="2026-03-18T22:45:00Z" w16du:dateUtc="2026-03-18T21:45:00Z">
              <w:r w:rsidR="0074541E">
                <w:rPr>
                  <w:sz w:val="20"/>
                </w:rPr>
                <w:t>3.1</w:t>
              </w:r>
            </w:ins>
            <w:r>
              <w:rPr>
                <w:sz w:val="20"/>
              </w:rPr>
              <w:t xml:space="preserve"> Pro</w:t>
            </w:r>
          </w:p>
        </w:tc>
      </w:tr>
      <w:tr w:rsidR="00CB633D" w14:paraId="45456772" w14:textId="77777777">
        <w:trPr>
          <w:jc w:val="center"/>
        </w:trPr>
        <w:tc>
          <w:tcPr>
            <w:tcW w:w="2160" w:type="dxa"/>
          </w:tcPr>
          <w:p w14:paraId="04D93E4E" w14:textId="77777777" w:rsidR="00CB633D" w:rsidRDefault="00ED647A">
            <w:r>
              <w:rPr>
                <w:b/>
                <w:sz w:val="20"/>
              </w:rPr>
              <w:t>Bildgenerierung</w:t>
            </w:r>
          </w:p>
        </w:tc>
        <w:tc>
          <w:tcPr>
            <w:tcW w:w="2160" w:type="dxa"/>
          </w:tcPr>
          <w:p w14:paraId="1D37F9A0" w14:textId="77777777" w:rsidR="00CB633D" w:rsidRDefault="00ED647A">
            <w:r>
              <w:rPr>
                <w:sz w:val="20"/>
              </w:rPr>
              <w:t>Ja (100%)</w:t>
            </w:r>
          </w:p>
        </w:tc>
        <w:tc>
          <w:tcPr>
            <w:tcW w:w="2160" w:type="dxa"/>
          </w:tcPr>
          <w:p w14:paraId="077026F3" w14:textId="77777777" w:rsidR="00CB633D" w:rsidRDefault="00ED647A">
            <w:r>
              <w:rPr>
                <w:sz w:val="20"/>
              </w:rPr>
              <w:t>Keins</w:t>
            </w:r>
          </w:p>
        </w:tc>
        <w:tc>
          <w:tcPr>
            <w:tcW w:w="2160" w:type="dxa"/>
          </w:tcPr>
          <w:p w14:paraId="7492F81D" w14:textId="77777777" w:rsidR="00CB633D" w:rsidRDefault="00ED647A">
            <w:r>
              <w:rPr>
                <w:sz w:val="20"/>
              </w:rPr>
              <w:t>Imagen 4 Ultra +</w:t>
            </w:r>
            <w:r>
              <w:rPr>
                <w:sz w:val="20"/>
              </w:rPr>
              <w:br/>
              <w:t>HTML-Templates</w:t>
            </w:r>
          </w:p>
        </w:tc>
      </w:tr>
      <w:tr w:rsidR="00CB633D" w14:paraId="0FFE8EF3" w14:textId="77777777">
        <w:trPr>
          <w:jc w:val="center"/>
        </w:trPr>
        <w:tc>
          <w:tcPr>
            <w:tcW w:w="2160" w:type="dxa"/>
          </w:tcPr>
          <w:p w14:paraId="129E6472" w14:textId="77777777" w:rsidR="00CB633D" w:rsidRDefault="00ED647A">
            <w:r>
              <w:rPr>
                <w:b/>
                <w:sz w:val="20"/>
              </w:rPr>
              <w:t>Dashboard</w:t>
            </w:r>
          </w:p>
        </w:tc>
        <w:tc>
          <w:tcPr>
            <w:tcW w:w="2160" w:type="dxa"/>
          </w:tcPr>
          <w:p w14:paraId="61802FB2" w14:textId="77777777" w:rsidR="00CB633D" w:rsidRDefault="00ED647A">
            <w:r>
              <w:rPr>
                <w:sz w:val="20"/>
              </w:rPr>
              <w:t>Ja (100%)</w:t>
            </w:r>
          </w:p>
        </w:tc>
        <w:tc>
          <w:tcPr>
            <w:tcW w:w="2160" w:type="dxa"/>
          </w:tcPr>
          <w:p w14:paraId="0DB2A80B" w14:textId="77777777" w:rsidR="00CB633D" w:rsidRDefault="00ED647A">
            <w:r>
              <w:rPr>
                <w:sz w:val="20"/>
              </w:rPr>
              <w:t>Keins</w:t>
            </w:r>
          </w:p>
        </w:tc>
        <w:tc>
          <w:tcPr>
            <w:tcW w:w="2160" w:type="dxa"/>
          </w:tcPr>
          <w:p w14:paraId="19E56273" w14:textId="77777777" w:rsidR="00CB633D" w:rsidRDefault="00ED647A">
            <w:r>
              <w:rPr>
                <w:sz w:val="20"/>
              </w:rPr>
              <w:t>Eigenentwicklung</w:t>
            </w:r>
          </w:p>
        </w:tc>
      </w:tr>
      <w:tr w:rsidR="00CB633D" w14:paraId="62569F11" w14:textId="77777777">
        <w:trPr>
          <w:jc w:val="center"/>
        </w:trPr>
        <w:tc>
          <w:tcPr>
            <w:tcW w:w="2160" w:type="dxa"/>
          </w:tcPr>
          <w:p w14:paraId="33BECA75" w14:textId="77777777" w:rsidR="00CB633D" w:rsidRDefault="00ED647A">
            <w:r>
              <w:rPr>
                <w:b/>
                <w:sz w:val="20"/>
              </w:rPr>
              <w:t>Beiträge veröffentlichen</w:t>
            </w:r>
          </w:p>
        </w:tc>
        <w:tc>
          <w:tcPr>
            <w:tcW w:w="2160" w:type="dxa"/>
          </w:tcPr>
          <w:p w14:paraId="3969BD9A" w14:textId="77777777" w:rsidR="00CB633D" w:rsidRDefault="00ED647A">
            <w:r>
              <w:rPr>
                <w:sz w:val="20"/>
              </w:rPr>
              <w:t>Ja (100%)</w:t>
            </w:r>
          </w:p>
        </w:tc>
        <w:tc>
          <w:tcPr>
            <w:tcW w:w="2160" w:type="dxa"/>
          </w:tcPr>
          <w:p w14:paraId="289B8148" w14:textId="77777777" w:rsidR="00CB633D" w:rsidRDefault="00ED647A">
            <w:r>
              <w:rPr>
                <w:sz w:val="20"/>
              </w:rPr>
              <w:t>Keins</w:t>
            </w:r>
          </w:p>
        </w:tc>
        <w:tc>
          <w:tcPr>
            <w:tcW w:w="2160" w:type="dxa"/>
          </w:tcPr>
          <w:p w14:paraId="70BB73CE" w14:textId="77777777" w:rsidR="00CB633D" w:rsidRDefault="00ED647A">
            <w:r>
              <w:rPr>
                <w:sz w:val="20"/>
              </w:rPr>
              <w:t>LinkedIn Posts API</w:t>
            </w:r>
          </w:p>
        </w:tc>
      </w:tr>
      <w:tr w:rsidR="00CB633D" w14:paraId="2E6A64B4" w14:textId="77777777">
        <w:trPr>
          <w:jc w:val="center"/>
        </w:trPr>
        <w:tc>
          <w:tcPr>
            <w:tcW w:w="2160" w:type="dxa"/>
          </w:tcPr>
          <w:p w14:paraId="30214B7C" w14:textId="77777777" w:rsidR="00CB633D" w:rsidRDefault="00ED647A">
            <w:r>
              <w:rPr>
                <w:b/>
                <w:sz w:val="20"/>
              </w:rPr>
              <w:t>Eigene Kommentare</w:t>
            </w:r>
          </w:p>
        </w:tc>
        <w:tc>
          <w:tcPr>
            <w:tcW w:w="2160" w:type="dxa"/>
          </w:tcPr>
          <w:p w14:paraId="085994A4" w14:textId="77777777" w:rsidR="00CB633D" w:rsidRDefault="00ED647A">
            <w:r>
              <w:rPr>
                <w:sz w:val="20"/>
              </w:rPr>
              <w:t>Ja (100%)</w:t>
            </w:r>
          </w:p>
        </w:tc>
        <w:tc>
          <w:tcPr>
            <w:tcW w:w="2160" w:type="dxa"/>
          </w:tcPr>
          <w:p w14:paraId="6FA7FAB8" w14:textId="77777777" w:rsidR="00CB633D" w:rsidRDefault="00ED647A">
            <w:r>
              <w:rPr>
                <w:sz w:val="20"/>
              </w:rPr>
              <w:t>Keins</w:t>
            </w:r>
          </w:p>
        </w:tc>
        <w:tc>
          <w:tcPr>
            <w:tcW w:w="2160" w:type="dxa"/>
          </w:tcPr>
          <w:p w14:paraId="1A4A45F4" w14:textId="77777777" w:rsidR="00CB633D" w:rsidRDefault="00ED647A">
            <w:r>
              <w:rPr>
                <w:sz w:val="20"/>
              </w:rPr>
              <w:t>LinkedIn API</w:t>
            </w:r>
          </w:p>
        </w:tc>
      </w:tr>
      <w:tr w:rsidR="00CB633D" w14:paraId="37C92652" w14:textId="77777777">
        <w:trPr>
          <w:jc w:val="center"/>
        </w:trPr>
        <w:tc>
          <w:tcPr>
            <w:tcW w:w="2160" w:type="dxa"/>
          </w:tcPr>
          <w:p w14:paraId="42A616AC" w14:textId="77777777" w:rsidR="00CB633D" w:rsidRDefault="00ED647A">
            <w:r>
              <w:rPr>
                <w:b/>
                <w:sz w:val="20"/>
              </w:rPr>
              <w:t>Kommentare anderer</w:t>
            </w:r>
            <w:r>
              <w:rPr>
                <w:b/>
                <w:sz w:val="20"/>
              </w:rPr>
              <w:br/>
              <w:t>lesen + antworten</w:t>
            </w:r>
          </w:p>
        </w:tc>
        <w:tc>
          <w:tcPr>
            <w:tcW w:w="2160" w:type="dxa"/>
          </w:tcPr>
          <w:p w14:paraId="78C090AF" w14:textId="77777777" w:rsidR="00CB633D" w:rsidRDefault="00ED647A">
            <w:r>
              <w:rPr>
                <w:sz w:val="20"/>
              </w:rPr>
              <w:t>Eingeschränkt</w:t>
            </w:r>
          </w:p>
        </w:tc>
        <w:tc>
          <w:tcPr>
            <w:tcW w:w="2160" w:type="dxa"/>
          </w:tcPr>
          <w:p w14:paraId="0E7B7F5D" w14:textId="77777777" w:rsidR="00CB633D" w:rsidRDefault="00ED647A">
            <w:r>
              <w:rPr>
                <w:sz w:val="20"/>
              </w:rPr>
              <w:t>Gering</w:t>
            </w:r>
          </w:p>
        </w:tc>
        <w:tc>
          <w:tcPr>
            <w:tcW w:w="2160" w:type="dxa"/>
          </w:tcPr>
          <w:p w14:paraId="32D1DAF1" w14:textId="77777777" w:rsidR="00CB633D" w:rsidRDefault="00ED647A">
            <w:r>
              <w:rPr>
                <w:sz w:val="20"/>
              </w:rPr>
              <w:t>Halbautomatisch</w:t>
            </w:r>
            <w:r>
              <w:rPr>
                <w:sz w:val="20"/>
              </w:rPr>
              <w:br/>
              <w:t>(Dashboard + KI)</w:t>
            </w:r>
          </w:p>
        </w:tc>
      </w:tr>
      <w:tr w:rsidR="00CB633D" w14:paraId="2A93FF6C" w14:textId="77777777">
        <w:trPr>
          <w:jc w:val="center"/>
        </w:trPr>
        <w:tc>
          <w:tcPr>
            <w:tcW w:w="2160" w:type="dxa"/>
          </w:tcPr>
          <w:p w14:paraId="3ACFD84E" w14:textId="77777777" w:rsidR="00CB633D" w:rsidRDefault="00ED647A">
            <w:r>
              <w:rPr>
                <w:b/>
                <w:sz w:val="20"/>
              </w:rPr>
              <w:t>Auto-DMs</w:t>
            </w:r>
          </w:p>
        </w:tc>
        <w:tc>
          <w:tcPr>
            <w:tcW w:w="2160" w:type="dxa"/>
          </w:tcPr>
          <w:p w14:paraId="52A9EADF" w14:textId="77777777" w:rsidR="00CB633D" w:rsidRDefault="00ED647A">
            <w:r>
              <w:rPr>
                <w:sz w:val="20"/>
              </w:rPr>
              <w:t>Nur über</w:t>
            </w:r>
            <w:r>
              <w:rPr>
                <w:sz w:val="20"/>
              </w:rPr>
              <w:br/>
              <w:t>Drittanbieter</w:t>
            </w:r>
          </w:p>
        </w:tc>
        <w:tc>
          <w:tcPr>
            <w:tcW w:w="2160" w:type="dxa"/>
          </w:tcPr>
          <w:p w14:paraId="5BA4523D" w14:textId="77777777" w:rsidR="00CB633D" w:rsidRDefault="00ED647A">
            <w:r>
              <w:rPr>
                <w:sz w:val="20"/>
              </w:rPr>
              <w:t>Mittel</w:t>
            </w:r>
          </w:p>
        </w:tc>
        <w:tc>
          <w:tcPr>
            <w:tcW w:w="2160" w:type="dxa"/>
          </w:tcPr>
          <w:p w14:paraId="49F3D736" w14:textId="77777777" w:rsidR="00CB633D" w:rsidRDefault="00ED647A">
            <w:r>
              <w:rPr>
                <w:sz w:val="20"/>
              </w:rPr>
              <w:t>Option B nötig</w:t>
            </w:r>
          </w:p>
        </w:tc>
      </w:tr>
      <w:tr w:rsidR="00CB633D" w14:paraId="7895EF99" w14:textId="77777777">
        <w:trPr>
          <w:jc w:val="center"/>
        </w:trPr>
        <w:tc>
          <w:tcPr>
            <w:tcW w:w="2160" w:type="dxa"/>
          </w:tcPr>
          <w:p w14:paraId="0ABA8CAF" w14:textId="77777777" w:rsidR="00CB633D" w:rsidRDefault="00ED647A">
            <w:r>
              <w:rPr>
                <w:b/>
                <w:sz w:val="20"/>
              </w:rPr>
              <w:t>Auto-Vernetzung</w:t>
            </w:r>
          </w:p>
        </w:tc>
        <w:tc>
          <w:tcPr>
            <w:tcW w:w="2160" w:type="dxa"/>
          </w:tcPr>
          <w:p w14:paraId="31B3BCC3" w14:textId="77777777" w:rsidR="00CB633D" w:rsidRDefault="00ED647A">
            <w:r>
              <w:rPr>
                <w:sz w:val="20"/>
              </w:rPr>
              <w:t>Nur über</w:t>
            </w:r>
            <w:r>
              <w:rPr>
                <w:sz w:val="20"/>
              </w:rPr>
              <w:br/>
              <w:t>Drittanbieter</w:t>
            </w:r>
          </w:p>
        </w:tc>
        <w:tc>
          <w:tcPr>
            <w:tcW w:w="2160" w:type="dxa"/>
          </w:tcPr>
          <w:p w14:paraId="575D5E9A" w14:textId="77777777" w:rsidR="00CB633D" w:rsidRDefault="00ED647A">
            <w:r>
              <w:rPr>
                <w:sz w:val="20"/>
              </w:rPr>
              <w:t>Mittel</w:t>
            </w:r>
          </w:p>
        </w:tc>
        <w:tc>
          <w:tcPr>
            <w:tcW w:w="2160" w:type="dxa"/>
          </w:tcPr>
          <w:p w14:paraId="34032B03" w14:textId="77777777" w:rsidR="00CB633D" w:rsidRDefault="00ED647A">
            <w:r>
              <w:rPr>
                <w:sz w:val="20"/>
              </w:rPr>
              <w:t>Option B nötig</w:t>
            </w:r>
          </w:p>
        </w:tc>
      </w:tr>
      <w:tr w:rsidR="00CB633D" w14:paraId="421306B3" w14:textId="77777777">
        <w:trPr>
          <w:jc w:val="center"/>
        </w:trPr>
        <w:tc>
          <w:tcPr>
            <w:tcW w:w="2160" w:type="dxa"/>
          </w:tcPr>
          <w:p w14:paraId="2B15B4CC" w14:textId="77777777" w:rsidR="00CB633D" w:rsidRDefault="00ED647A">
            <w:r>
              <w:rPr>
                <w:b/>
                <w:sz w:val="20"/>
              </w:rPr>
              <w:t>Telegram-Gruppe</w:t>
            </w:r>
          </w:p>
        </w:tc>
        <w:tc>
          <w:tcPr>
            <w:tcW w:w="2160" w:type="dxa"/>
          </w:tcPr>
          <w:p w14:paraId="7AC5C575" w14:textId="77777777" w:rsidR="00CB633D" w:rsidRDefault="00ED647A">
            <w:r>
              <w:rPr>
                <w:sz w:val="20"/>
              </w:rPr>
              <w:t>Ja (100%)</w:t>
            </w:r>
          </w:p>
        </w:tc>
        <w:tc>
          <w:tcPr>
            <w:tcW w:w="2160" w:type="dxa"/>
          </w:tcPr>
          <w:p w14:paraId="1035010F" w14:textId="77777777" w:rsidR="00CB633D" w:rsidRDefault="00ED647A">
            <w:r>
              <w:rPr>
                <w:sz w:val="20"/>
              </w:rPr>
              <w:t>Keins</w:t>
            </w:r>
          </w:p>
        </w:tc>
        <w:tc>
          <w:tcPr>
            <w:tcW w:w="2160" w:type="dxa"/>
          </w:tcPr>
          <w:p w14:paraId="5C76511F" w14:textId="77777777" w:rsidR="00CB633D" w:rsidRDefault="00ED647A">
            <w:r>
              <w:rPr>
                <w:sz w:val="20"/>
              </w:rPr>
              <w:t>Telegram-Bot-API</w:t>
            </w:r>
          </w:p>
        </w:tc>
      </w:tr>
      <w:tr w:rsidR="00CB633D" w14:paraId="67BE68DC" w14:textId="77777777">
        <w:trPr>
          <w:jc w:val="center"/>
        </w:trPr>
        <w:tc>
          <w:tcPr>
            <w:tcW w:w="2160" w:type="dxa"/>
          </w:tcPr>
          <w:p w14:paraId="6EF4E534" w14:textId="77777777" w:rsidR="00CB633D" w:rsidRDefault="00ED647A">
            <w:r>
              <w:rPr>
                <w:b/>
                <w:sz w:val="20"/>
              </w:rPr>
              <w:t>WhatsApp-Gruppe</w:t>
            </w:r>
          </w:p>
        </w:tc>
        <w:tc>
          <w:tcPr>
            <w:tcW w:w="2160" w:type="dxa"/>
          </w:tcPr>
          <w:p w14:paraId="4409F679" w14:textId="77777777" w:rsidR="00CB633D" w:rsidRDefault="00ED647A">
            <w:r>
              <w:rPr>
                <w:sz w:val="20"/>
              </w:rPr>
              <w:t>Eingeschränkt</w:t>
            </w:r>
          </w:p>
        </w:tc>
        <w:tc>
          <w:tcPr>
            <w:tcW w:w="2160" w:type="dxa"/>
          </w:tcPr>
          <w:p w14:paraId="4D416017" w14:textId="77777777" w:rsidR="00CB633D" w:rsidRDefault="00ED647A">
            <w:r>
              <w:rPr>
                <w:sz w:val="20"/>
              </w:rPr>
              <w:t>Hoch</w:t>
            </w:r>
          </w:p>
        </w:tc>
        <w:tc>
          <w:tcPr>
            <w:tcW w:w="2160" w:type="dxa"/>
          </w:tcPr>
          <w:p w14:paraId="60102DEB" w14:textId="77777777" w:rsidR="00CB633D" w:rsidRDefault="00ED647A">
            <w:r>
              <w:rPr>
                <w:sz w:val="20"/>
              </w:rPr>
              <w:t>Manuell oder</w:t>
            </w:r>
            <w:r>
              <w:rPr>
                <w:sz w:val="20"/>
              </w:rPr>
              <w:br/>
              <w:t>inoffiziell</w:t>
            </w:r>
          </w:p>
        </w:tc>
      </w:tr>
      <w:tr w:rsidR="00CB633D" w14:paraId="0E273CC2" w14:textId="77777777">
        <w:trPr>
          <w:jc w:val="center"/>
        </w:trPr>
        <w:tc>
          <w:tcPr>
            <w:tcW w:w="2160" w:type="dxa"/>
          </w:tcPr>
          <w:p w14:paraId="0EC9AD9F" w14:textId="77777777" w:rsidR="00CB633D" w:rsidRDefault="00ED647A">
            <w:r>
              <w:rPr>
                <w:b/>
                <w:sz w:val="20"/>
              </w:rPr>
              <w:t>Scheduling</w:t>
            </w:r>
          </w:p>
        </w:tc>
        <w:tc>
          <w:tcPr>
            <w:tcW w:w="2160" w:type="dxa"/>
          </w:tcPr>
          <w:p w14:paraId="6A165D3D" w14:textId="77777777" w:rsidR="00CB633D" w:rsidRDefault="00ED647A">
            <w:r>
              <w:rPr>
                <w:sz w:val="20"/>
              </w:rPr>
              <w:t>Ja (100%)</w:t>
            </w:r>
          </w:p>
        </w:tc>
        <w:tc>
          <w:tcPr>
            <w:tcW w:w="2160" w:type="dxa"/>
          </w:tcPr>
          <w:p w14:paraId="7703DB01" w14:textId="77777777" w:rsidR="00CB633D" w:rsidRDefault="00ED647A">
            <w:r>
              <w:rPr>
                <w:sz w:val="20"/>
              </w:rPr>
              <w:t>Keins</w:t>
            </w:r>
          </w:p>
        </w:tc>
        <w:tc>
          <w:tcPr>
            <w:tcW w:w="2160" w:type="dxa"/>
          </w:tcPr>
          <w:p w14:paraId="69F59A24" w14:textId="77777777" w:rsidR="00CB633D" w:rsidRDefault="00ED647A">
            <w:r>
              <w:rPr>
                <w:sz w:val="20"/>
              </w:rPr>
              <w:t>Cron-Jobs</w:t>
            </w:r>
          </w:p>
        </w:tc>
      </w:tr>
      <w:tr w:rsidR="00CB633D" w:rsidRPr="00775F45" w14:paraId="59681DC8" w14:textId="77777777">
        <w:trPr>
          <w:jc w:val="center"/>
        </w:trPr>
        <w:tc>
          <w:tcPr>
            <w:tcW w:w="2160" w:type="dxa"/>
          </w:tcPr>
          <w:p w14:paraId="1252A49D" w14:textId="77777777" w:rsidR="00CB633D" w:rsidRDefault="00ED647A">
            <w:r>
              <w:rPr>
                <w:b/>
                <w:sz w:val="20"/>
              </w:rPr>
              <w:t>OAuth-Token-Refresh</w:t>
            </w:r>
          </w:p>
        </w:tc>
        <w:tc>
          <w:tcPr>
            <w:tcW w:w="2160" w:type="dxa"/>
          </w:tcPr>
          <w:p w14:paraId="0781CF1D" w14:textId="77777777" w:rsidR="00CB633D" w:rsidRDefault="00ED647A">
            <w:r>
              <w:rPr>
                <w:sz w:val="20"/>
              </w:rPr>
              <w:t>Ja (automatisierbar)</w:t>
            </w:r>
          </w:p>
        </w:tc>
        <w:tc>
          <w:tcPr>
            <w:tcW w:w="2160" w:type="dxa"/>
          </w:tcPr>
          <w:p w14:paraId="19F3483B" w14:textId="77777777" w:rsidR="00CB633D" w:rsidRDefault="00ED647A">
            <w:r>
              <w:rPr>
                <w:sz w:val="20"/>
              </w:rPr>
              <w:t>Keins</w:t>
            </w:r>
          </w:p>
        </w:tc>
        <w:tc>
          <w:tcPr>
            <w:tcW w:w="2160" w:type="dxa"/>
          </w:tcPr>
          <w:p w14:paraId="2526B7DB" w14:textId="77777777" w:rsidR="00CB633D" w:rsidRPr="006C67AA" w:rsidRDefault="00ED647A">
            <w:pPr>
              <w:rPr>
                <w:lang w:val="de-DE"/>
              </w:rPr>
            </w:pPr>
            <w:r w:rsidRPr="006C67AA">
              <w:rPr>
                <w:sz w:val="20"/>
                <w:lang w:val="de-DE"/>
              </w:rPr>
              <w:t>LinkedIn-Tokens laufen nach</w:t>
            </w:r>
            <w:r w:rsidRPr="006C67AA">
              <w:rPr>
                <w:sz w:val="20"/>
                <w:lang w:val="de-DE"/>
              </w:rPr>
              <w:br/>
              <w:t>60 Tagen ab — automatische</w:t>
            </w:r>
            <w:r w:rsidRPr="006C67AA">
              <w:rPr>
                <w:sz w:val="20"/>
                <w:lang w:val="de-DE"/>
              </w:rPr>
              <w:br/>
              <w:t>Erneuerung wird eingebaut.</w:t>
            </w:r>
          </w:p>
        </w:tc>
      </w:tr>
    </w:tbl>
    <w:p w14:paraId="0A4B579A" w14:textId="77777777" w:rsidR="00CB633D" w:rsidRPr="006C67AA" w:rsidRDefault="00CB633D">
      <w:pPr>
        <w:rPr>
          <w:lang w:val="de-DE"/>
        </w:rPr>
      </w:pPr>
    </w:p>
    <w:p w14:paraId="076C6F8A" w14:textId="77777777" w:rsidR="00CB633D" w:rsidRPr="006C67AA" w:rsidRDefault="00ED647A">
      <w:pPr>
        <w:pStyle w:val="berschrift2"/>
        <w:rPr>
          <w:lang w:val="de-DE"/>
        </w:rPr>
      </w:pPr>
      <w:r w:rsidRPr="006C67AA">
        <w:rPr>
          <w:lang w:val="de-DE"/>
        </w:rPr>
        <w:t>Offene Fragen</w:t>
      </w:r>
    </w:p>
    <w:p w14:paraId="65FFA446" w14:textId="77777777" w:rsidR="00CB633D" w:rsidRPr="006C67AA" w:rsidRDefault="00ED647A">
      <w:pPr>
        <w:rPr>
          <w:lang w:val="de-DE"/>
        </w:rPr>
      </w:pPr>
      <w:r w:rsidRPr="006C67AA">
        <w:rPr>
          <w:lang w:val="de-DE"/>
        </w:rPr>
        <w:t>Waleri, bevor wir starten, wäre es hilfreich, folgende Punkte zu klären:</w:t>
      </w:r>
    </w:p>
    <w:p w14:paraId="1B4DF28A" w14:textId="77777777" w:rsidR="00CB633D" w:rsidRDefault="00ED647A">
      <w:pPr>
        <w:pStyle w:val="Aufzhlungszeichen"/>
        <w:rPr>
          <w:ins w:id="46" w:author="Waleri Moretz" w:date="2026-03-19T00:00:00Z" w16du:dateUtc="2026-03-18T23:00:00Z"/>
          <w:lang w:val="de-DE"/>
        </w:rPr>
      </w:pPr>
      <w:r w:rsidRPr="006C67AA">
        <w:rPr>
          <w:lang w:val="de-DE"/>
        </w:rPr>
        <w:t>Welche Option bevorzugen Sie? (A, B, C oder eine Kombination?)</w:t>
      </w:r>
    </w:p>
    <w:p w14:paraId="00BE2888" w14:textId="022AA80A" w:rsidR="00661541" w:rsidRPr="006C67AA" w:rsidRDefault="00661541">
      <w:pPr>
        <w:pStyle w:val="Aufzhlungszeichen"/>
        <w:rPr>
          <w:lang w:val="de-DE"/>
        </w:rPr>
      </w:pPr>
      <w:ins w:id="47" w:author="Waleri Moretz" w:date="2026-03-19T00:00:00Z" w16du:dateUtc="2026-03-18T23:00:00Z">
        <w:r>
          <w:rPr>
            <w:lang w:val="de-DE"/>
          </w:rPr>
          <w:t>Antwort: Option A</w:t>
        </w:r>
      </w:ins>
    </w:p>
    <w:p w14:paraId="185E5B32" w14:textId="77777777" w:rsidR="00CB633D" w:rsidRDefault="00ED647A">
      <w:pPr>
        <w:pStyle w:val="Aufzhlungszeichen"/>
        <w:rPr>
          <w:ins w:id="48" w:author="Waleri Moretz" w:date="2026-03-19T00:01:00Z" w16du:dateUtc="2026-03-18T23:01:00Z"/>
          <w:lang w:val="de-DE"/>
        </w:rPr>
      </w:pPr>
      <w:r w:rsidRPr="006C67AA">
        <w:rPr>
          <w:lang w:val="de-DE"/>
        </w:rPr>
        <w:t>Wie viele LinkedIn-Accounts sollen unterstützt werden?</w:t>
      </w:r>
    </w:p>
    <w:p w14:paraId="7C663D3A" w14:textId="3C301383" w:rsidR="00661541" w:rsidRPr="006C67AA" w:rsidRDefault="00661541">
      <w:pPr>
        <w:pStyle w:val="Aufzhlungszeichen"/>
        <w:rPr>
          <w:lang w:val="de-DE"/>
        </w:rPr>
      </w:pPr>
      <w:ins w:id="49" w:author="Waleri Moretz" w:date="2026-03-19T00:01:00Z" w16du:dateUtc="2026-03-18T23:01:00Z">
        <w:r>
          <w:rPr>
            <w:lang w:val="de-DE"/>
          </w:rPr>
          <w:t xml:space="preserve">Antwort: </w:t>
        </w:r>
        <w:r w:rsidR="009206A6">
          <w:rPr>
            <w:lang w:val="de-DE"/>
          </w:rPr>
          <w:t>Ein LinkedIn-Account. Der von der WMC. Später soll WMA ergänzt werden.</w:t>
        </w:r>
      </w:ins>
    </w:p>
    <w:p w14:paraId="76DD5671" w14:textId="659D105C" w:rsidR="00CB633D" w:rsidRPr="006C67AA" w:rsidRDefault="00ED647A">
      <w:pPr>
        <w:pStyle w:val="Aufzhlungszeichen"/>
        <w:rPr>
          <w:lang w:val="de-DE"/>
        </w:rPr>
      </w:pPr>
      <w:r w:rsidRPr="006C67AA">
        <w:rPr>
          <w:lang w:val="de-DE"/>
        </w:rPr>
        <w:t>Wer ist die primäre Zielgruppe? (Jobsuchende, HR-Manager, Coaches, Unternehmen</w:t>
      </w:r>
      <w:ins w:id="50" w:author="Waleri Moretz" w:date="2026-03-19T00:01:00Z" w16du:dateUtc="2026-03-18T23:01:00Z">
        <w:r w:rsidR="00647799">
          <w:rPr>
            <w:lang w:val="de-DE"/>
          </w:rPr>
          <w:t>, Bundesaagentur für Arbeit, IHK</w:t>
        </w:r>
      </w:ins>
      <w:ins w:id="51" w:author="Waleri Moretz" w:date="2026-03-19T00:02:00Z" w16du:dateUtc="2026-03-18T23:02:00Z">
        <w:r w:rsidR="00647799">
          <w:rPr>
            <w:lang w:val="de-DE"/>
          </w:rPr>
          <w:t>, Berufsschulen</w:t>
        </w:r>
      </w:ins>
      <w:r w:rsidRPr="006C67AA">
        <w:rPr>
          <w:lang w:val="de-DE"/>
        </w:rPr>
        <w:t>?)</w:t>
      </w:r>
    </w:p>
    <w:p w14:paraId="244A1F9E" w14:textId="77777777" w:rsidR="00CB633D" w:rsidRDefault="00ED647A">
      <w:pPr>
        <w:pStyle w:val="Aufzhlungszeichen"/>
        <w:rPr>
          <w:ins w:id="52" w:author="Waleri Moretz" w:date="2026-03-19T00:02:00Z" w16du:dateUtc="2026-03-18T23:02:00Z"/>
          <w:lang w:val="de-DE"/>
        </w:rPr>
      </w:pPr>
      <w:r w:rsidRPr="006C67AA">
        <w:rPr>
          <w:lang w:val="de-DE"/>
        </w:rPr>
        <w:t>Gibt es Markenrichtlinien (Logo, Farben, Schriftarten)?</w:t>
      </w:r>
    </w:p>
    <w:p w14:paraId="674CF452" w14:textId="37DD7C8E" w:rsidR="00F84628" w:rsidRPr="006C67AA" w:rsidRDefault="00F84628">
      <w:pPr>
        <w:pStyle w:val="Aufzhlungszeichen"/>
        <w:rPr>
          <w:lang w:val="de-DE"/>
        </w:rPr>
      </w:pPr>
      <w:ins w:id="53" w:author="Waleri Moretz" w:date="2026-03-19T00:02:00Z" w16du:dateUtc="2026-03-18T23:02:00Z">
        <w:r>
          <w:rPr>
            <w:lang w:val="de-DE"/>
          </w:rPr>
          <w:lastRenderedPageBreak/>
          <w:t>Antwort: WMC CI Farben. Wie immer.</w:t>
        </w:r>
      </w:ins>
    </w:p>
    <w:p w14:paraId="4AABBFE6" w14:textId="77777777" w:rsidR="00CB633D" w:rsidRDefault="00ED647A">
      <w:pPr>
        <w:pStyle w:val="Aufzhlungszeichen"/>
        <w:rPr>
          <w:ins w:id="54" w:author="Waleri Moretz" w:date="2026-03-19T00:02:00Z" w16du:dateUtc="2026-03-18T23:02:00Z"/>
        </w:rPr>
      </w:pPr>
      <w:r w:rsidRPr="006C67AA">
        <w:rPr>
          <w:lang w:val="de-DE"/>
        </w:rPr>
        <w:t xml:space="preserve">Was ist das konkrete Geschäftsziel? </w:t>
      </w:r>
      <w:r>
        <w:t>(Lead-Generierung, Bekanntheit, Kursverkauf?)</w:t>
      </w:r>
    </w:p>
    <w:p w14:paraId="36883814" w14:textId="1352F036" w:rsidR="00F84628" w:rsidRPr="00E3160E" w:rsidRDefault="00F84628">
      <w:pPr>
        <w:pStyle w:val="Aufzhlungszeichen"/>
        <w:rPr>
          <w:lang w:val="de-DE"/>
          <w:rPrChange w:id="55" w:author="Waleri Moretz" w:date="2026-03-19T00:03:00Z" w16du:dateUtc="2026-03-18T23:03:00Z">
            <w:rPr/>
          </w:rPrChange>
        </w:rPr>
      </w:pPr>
      <w:ins w:id="56" w:author="Waleri Moretz" w:date="2026-03-19T00:02:00Z" w16du:dateUtc="2026-03-18T23:02:00Z">
        <w:r w:rsidRPr="00E3160E">
          <w:rPr>
            <w:lang w:val="de-DE"/>
            <w:rPrChange w:id="57" w:author="Waleri Moretz" w:date="2026-03-19T00:03:00Z" w16du:dateUtc="2026-03-18T23:03:00Z">
              <w:rPr/>
            </w:rPrChange>
          </w:rPr>
          <w:t xml:space="preserve">Antwort: </w:t>
        </w:r>
        <w:r w:rsidR="00E3160E" w:rsidRPr="00E3160E">
          <w:rPr>
            <w:lang w:val="de-DE"/>
            <w:rPrChange w:id="58" w:author="Waleri Moretz" w:date="2026-03-19T00:03:00Z" w16du:dateUtc="2026-03-18T23:03:00Z">
              <w:rPr/>
            </w:rPrChange>
          </w:rPr>
          <w:t>Bekanntheit</w:t>
        </w:r>
      </w:ins>
      <w:ins w:id="59" w:author="Waleri Moretz" w:date="2026-03-19T00:03:00Z" w16du:dateUtc="2026-03-18T23:03:00Z">
        <w:r w:rsidR="00E3160E" w:rsidRPr="00E3160E">
          <w:rPr>
            <w:lang w:val="de-DE"/>
            <w:rPrChange w:id="60" w:author="Waleri Moretz" w:date="2026-03-19T00:03:00Z" w16du:dateUtc="2026-03-18T23:03:00Z">
              <w:rPr/>
            </w:rPrChange>
          </w:rPr>
          <w:t xml:space="preserve"> bis wir d</w:t>
        </w:r>
        <w:r w:rsidR="00E3160E">
          <w:rPr>
            <w:lang w:val="de-DE"/>
          </w:rPr>
          <w:t>ie kritsiche Masse erreicht haben, dann mit Kursverkauf misschen.</w:t>
        </w:r>
      </w:ins>
    </w:p>
    <w:p w14:paraId="39EDA9AE" w14:textId="77777777" w:rsidR="00CB633D" w:rsidRDefault="00ED647A">
      <w:pPr>
        <w:pStyle w:val="Aufzhlungszeichen"/>
        <w:rPr>
          <w:ins w:id="61" w:author="Waleri Moretz" w:date="2026-03-19T00:03:00Z" w16du:dateUtc="2026-03-18T23:03:00Z"/>
          <w:lang w:val="de-DE"/>
        </w:rPr>
      </w:pPr>
      <w:r w:rsidRPr="006C67AA">
        <w:rPr>
          <w:lang w:val="de-DE"/>
        </w:rPr>
        <w:t>Soll Telegram oder WhatsApp für die Engagement-Gruppe verwendet werden?</w:t>
      </w:r>
    </w:p>
    <w:p w14:paraId="333B5982" w14:textId="1C941A1A" w:rsidR="001E342F" w:rsidRPr="006C67AA" w:rsidRDefault="001E342F">
      <w:pPr>
        <w:pStyle w:val="Aufzhlungszeichen"/>
        <w:rPr>
          <w:lang w:val="de-DE"/>
        </w:rPr>
      </w:pPr>
      <w:ins w:id="62" w:author="Waleri Moretz" w:date="2026-03-19T00:03:00Z" w16du:dateUtc="2026-03-18T23:03:00Z">
        <w:r>
          <w:rPr>
            <w:lang w:val="de-DE"/>
          </w:rPr>
          <w:t>Antwort: WhatsApp, da am höchsten verbreitet. Telegramm kann gerne au</w:t>
        </w:r>
      </w:ins>
      <w:ins w:id="63" w:author="Waleri Moretz" w:date="2026-03-19T00:04:00Z" w16du:dateUtc="2026-03-18T23:04:00Z">
        <w:r>
          <w:rPr>
            <w:lang w:val="de-DE"/>
          </w:rPr>
          <w:t xml:space="preserve">tomatisiert </w:t>
        </w:r>
        <w:r w:rsidR="00EB030D">
          <w:rPr>
            <w:lang w:val="de-DE"/>
          </w:rPr>
          <w:t>mit aufgebaut werden.</w:t>
        </w:r>
      </w:ins>
    </w:p>
    <w:p w14:paraId="6D934ADB" w14:textId="77777777" w:rsidR="00CB633D" w:rsidRDefault="00ED647A">
      <w:pPr>
        <w:pStyle w:val="Aufzhlungszeichen"/>
        <w:rPr>
          <w:ins w:id="64" w:author="Waleri Moretz" w:date="2026-03-19T00:04:00Z" w16du:dateUtc="2026-03-18T23:04:00Z"/>
          <w:lang w:val="de-DE"/>
        </w:rPr>
      </w:pPr>
      <w:r w:rsidRPr="006C67AA">
        <w:rPr>
          <w:lang w:val="de-DE"/>
        </w:rPr>
        <w:t>Gibt es bestehende LinkedIn-Beiträge als Stil-Referenz?</w:t>
      </w:r>
    </w:p>
    <w:p w14:paraId="71A5D8F4" w14:textId="094EF22F" w:rsidR="00EB030D" w:rsidRPr="006C67AA" w:rsidRDefault="00EB030D">
      <w:pPr>
        <w:pStyle w:val="Aufzhlungszeichen"/>
        <w:rPr>
          <w:lang w:val="de-DE"/>
        </w:rPr>
      </w:pPr>
      <w:ins w:id="65" w:author="Waleri Moretz" w:date="2026-03-19T00:04:00Z" w16du:dateUtc="2026-03-18T23:04:00Z">
        <w:r>
          <w:rPr>
            <w:lang w:val="de-DE"/>
          </w:rPr>
          <w:t>Antwort: Ja in meinem Linkedin Account. Ich poste 2-3 Posts pro Woche.</w:t>
        </w:r>
      </w:ins>
    </w:p>
    <w:p w14:paraId="46AB9ACF" w14:textId="77777777" w:rsidR="00CB633D" w:rsidRDefault="00ED647A">
      <w:pPr>
        <w:pStyle w:val="Aufzhlungszeichen"/>
        <w:rPr>
          <w:ins w:id="66" w:author="Waleri Moretz" w:date="2026-03-19T00:04:00Z" w16du:dateUtc="2026-03-18T23:04:00Z"/>
          <w:lang w:val="de-DE"/>
        </w:rPr>
      </w:pPr>
      <w:r w:rsidRPr="006C67AA">
        <w:rPr>
          <w:lang w:val="de-DE"/>
        </w:rPr>
        <w:t>Gibt es zusätzliche Informationen im Gemini-Board, die wir berücksichtigen sollen?</w:t>
      </w:r>
    </w:p>
    <w:p w14:paraId="516189ED" w14:textId="6F418826" w:rsidR="00EB030D" w:rsidRPr="006C67AA" w:rsidRDefault="00EB030D">
      <w:pPr>
        <w:pStyle w:val="Aufzhlungszeichen"/>
        <w:rPr>
          <w:lang w:val="de-DE"/>
        </w:rPr>
      </w:pPr>
      <w:ins w:id="67" w:author="Waleri Moretz" w:date="2026-03-19T00:04:00Z" w16du:dateUtc="2026-03-18T23:04:00Z">
        <w:r>
          <w:rPr>
            <w:lang w:val="de-DE"/>
          </w:rPr>
          <w:t xml:space="preserve">Antwort: </w:t>
        </w:r>
        <w:r w:rsidR="00092C21">
          <w:rPr>
            <w:lang w:val="de-DE"/>
          </w:rPr>
          <w:t>Ja, alle Posts müssen mobil optimiert sein.</w:t>
        </w:r>
      </w:ins>
    </w:p>
    <w:p w14:paraId="405EDCBA" w14:textId="77777777" w:rsidR="00CB633D" w:rsidRPr="006C67AA" w:rsidRDefault="00CB633D">
      <w:pPr>
        <w:rPr>
          <w:lang w:val="de-DE"/>
        </w:rPr>
      </w:pPr>
    </w:p>
    <w:p w14:paraId="1246AA22" w14:textId="77777777" w:rsidR="00CB633D" w:rsidRPr="006C67AA" w:rsidRDefault="00CB633D">
      <w:pPr>
        <w:pBdr>
          <w:bottom w:val="single" w:sz="6" w:space="1" w:color="0A66C2"/>
        </w:pBdr>
        <w:rPr>
          <w:lang w:val="de-DE"/>
        </w:rPr>
      </w:pPr>
    </w:p>
    <w:p w14:paraId="3BF996AB" w14:textId="77777777" w:rsidR="00CB633D" w:rsidRPr="006C67AA" w:rsidRDefault="00CB633D">
      <w:pPr>
        <w:rPr>
          <w:lang w:val="de-DE"/>
        </w:rPr>
      </w:pPr>
    </w:p>
    <w:p w14:paraId="7116006D" w14:textId="77777777" w:rsidR="00CB633D" w:rsidRPr="006C67AA" w:rsidRDefault="00ED647A">
      <w:pPr>
        <w:jc w:val="center"/>
        <w:rPr>
          <w:lang w:val="de-DE"/>
        </w:rPr>
      </w:pPr>
      <w:r w:rsidRPr="006C67AA">
        <w:rPr>
          <w:b/>
          <w:color w:val="0A66C2"/>
          <w:sz w:val="32"/>
          <w:lang w:val="de-DE"/>
        </w:rPr>
        <w:t>Waleri, wie möchten Sie vorgehen?</w:t>
      </w:r>
    </w:p>
    <w:p w14:paraId="741B3B6C" w14:textId="77777777" w:rsidR="00CB633D" w:rsidRPr="006C67AA" w:rsidRDefault="00CB633D">
      <w:pPr>
        <w:rPr>
          <w:lang w:val="de-DE"/>
        </w:rPr>
      </w:pPr>
    </w:p>
    <w:p w14:paraId="53C398BE" w14:textId="77777777" w:rsidR="00CB633D" w:rsidRPr="006C67AA" w:rsidRDefault="00ED647A">
      <w:pPr>
        <w:rPr>
          <w:lang w:val="de-DE"/>
        </w:rPr>
      </w:pPr>
      <w:r w:rsidRPr="006C67AA">
        <w:rPr>
          <w:lang w:val="de-DE"/>
        </w:rPr>
        <w:t>Alle Informationen in diesem Dokument basieren auf verifizierten Quellen (März 2026). Wir haben ehrlich dargelegt, was funktioniert, was eingeschränkt funktioniert und was nicht. Bitte teilen Sie uns Ihre Wahl oder Ihr Feedback mit — wir passen den Plan gerne an.</w:t>
      </w:r>
    </w:p>
    <w:sectPr w:rsidR="00CB633D" w:rsidRPr="006C67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923340195">
    <w:abstractNumId w:val="8"/>
  </w:num>
  <w:num w:numId="2" w16cid:durableId="28575532">
    <w:abstractNumId w:val="6"/>
  </w:num>
  <w:num w:numId="3" w16cid:durableId="2058434144">
    <w:abstractNumId w:val="5"/>
  </w:num>
  <w:num w:numId="4" w16cid:durableId="1893345374">
    <w:abstractNumId w:val="4"/>
  </w:num>
  <w:num w:numId="5" w16cid:durableId="2027440733">
    <w:abstractNumId w:val="7"/>
  </w:num>
  <w:num w:numId="6" w16cid:durableId="745495532">
    <w:abstractNumId w:val="3"/>
  </w:num>
  <w:num w:numId="7" w16cid:durableId="344357502">
    <w:abstractNumId w:val="2"/>
  </w:num>
  <w:num w:numId="8" w16cid:durableId="2050719219">
    <w:abstractNumId w:val="1"/>
  </w:num>
  <w:num w:numId="9" w16cid:durableId="194009388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leri Moretz">
    <w15:presenceInfo w15:providerId="AD" w15:userId="S::waleri.moretz@wamocon.com::1010c0d7-b789-4a0f-b02c-7a32451ff0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trackRevisions/>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C21"/>
    <w:rsid w:val="0015074B"/>
    <w:rsid w:val="001E342F"/>
    <w:rsid w:val="0029639D"/>
    <w:rsid w:val="00326F90"/>
    <w:rsid w:val="003A70B3"/>
    <w:rsid w:val="00450717"/>
    <w:rsid w:val="005C254F"/>
    <w:rsid w:val="005E3DA3"/>
    <w:rsid w:val="00643558"/>
    <w:rsid w:val="00647799"/>
    <w:rsid w:val="00661541"/>
    <w:rsid w:val="00692970"/>
    <w:rsid w:val="006C67AA"/>
    <w:rsid w:val="0074541E"/>
    <w:rsid w:val="00775F45"/>
    <w:rsid w:val="007B0B76"/>
    <w:rsid w:val="007F3A32"/>
    <w:rsid w:val="00900765"/>
    <w:rsid w:val="009134A2"/>
    <w:rsid w:val="009206A6"/>
    <w:rsid w:val="00AA1D8D"/>
    <w:rsid w:val="00B47730"/>
    <w:rsid w:val="00C52D2E"/>
    <w:rsid w:val="00C6359B"/>
    <w:rsid w:val="00CB0664"/>
    <w:rsid w:val="00CB633D"/>
    <w:rsid w:val="00D1388C"/>
    <w:rsid w:val="00E3160E"/>
    <w:rsid w:val="00E63873"/>
    <w:rsid w:val="00EB030D"/>
    <w:rsid w:val="00F021A2"/>
    <w:rsid w:val="00F314AE"/>
    <w:rsid w:val="00F37295"/>
    <w:rsid w:val="00F84628"/>
    <w:rsid w:val="00FB1E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54184B"/>
  <w14:defaultImageDpi w14:val="300"/>
  <w15:docId w15:val="{B6F111A4-B3E3-45A6-BEB3-DF8633F12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pPr>
    <w:rPr>
      <w:rFonts w:ascii="Calibri" w:hAnsi="Calibri"/>
      <w:color w:val="333333"/>
    </w:rPr>
  </w:style>
  <w:style w:type="paragraph" w:styleId="berschrift1">
    <w:name w:val="heading 1"/>
    <w:basedOn w:val="Standard"/>
    <w:next w:val="Standard"/>
    <w:link w:val="berschrift1Zchn"/>
    <w:uiPriority w:val="9"/>
    <w:qFormat/>
    <w:rsid w:val="00FC693F"/>
    <w:pPr>
      <w:keepNext/>
      <w:keepLines/>
      <w:spacing w:before="360" w:after="0"/>
      <w:outlineLvl w:val="0"/>
    </w:pPr>
    <w:rPr>
      <w:rFonts w:asciiTheme="majorHAnsi" w:eastAsiaTheme="majorEastAsia" w:hAnsiTheme="majorHAnsi" w:cstheme="majorBidi"/>
      <w:b/>
      <w:bCs/>
      <w:color w:val="0A66C2"/>
      <w:sz w:val="44"/>
      <w:szCs w:val="28"/>
    </w:rPr>
  </w:style>
  <w:style w:type="paragraph" w:styleId="berschrift2">
    <w:name w:val="heading 2"/>
    <w:basedOn w:val="Standard"/>
    <w:next w:val="Standard"/>
    <w:link w:val="berschrift2Zchn"/>
    <w:uiPriority w:val="9"/>
    <w:unhideWhenUsed/>
    <w:qFormat/>
    <w:rsid w:val="00FC693F"/>
    <w:pPr>
      <w:keepNext/>
      <w:keepLines/>
      <w:spacing w:before="280" w:after="0"/>
      <w:outlineLvl w:val="1"/>
    </w:pPr>
    <w:rPr>
      <w:rFonts w:asciiTheme="majorHAnsi" w:eastAsiaTheme="majorEastAsia" w:hAnsiTheme="majorHAnsi" w:cstheme="majorBidi"/>
      <w:b/>
      <w:bCs/>
      <w:color w:val="0A66C2"/>
      <w:sz w:val="32"/>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0A66C2"/>
      <w:sz w:val="26"/>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erarbeitung">
    <w:name w:val="Revision"/>
    <w:hidden/>
    <w:uiPriority w:val="99"/>
    <w:semiHidden/>
    <w:rsid w:val="00775F45"/>
    <w:pPr>
      <w:spacing w:after="0" w:line="240" w:lineRule="auto"/>
    </w:pPr>
    <w:rPr>
      <w:rFonts w:ascii="Calibri" w:hAnsi="Calibri"/>
      <w:color w:val="3333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3923</Words>
  <Characters>24717</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Waleri Moretz</cp:lastModifiedBy>
  <cp:revision>28</cp:revision>
  <dcterms:created xsi:type="dcterms:W3CDTF">2013-12-23T23:15:00Z</dcterms:created>
  <dcterms:modified xsi:type="dcterms:W3CDTF">2026-03-18T23:05:00Z</dcterms:modified>
  <cp:category/>
</cp:coreProperties>
</file>